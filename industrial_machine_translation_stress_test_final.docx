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OPERATION AND MAINTENANCE MANUAL</w:t>
      </w:r>
    </w:p>
    <w:p>
      <w:pPr>
        <w:jc w:val="center"/>
      </w:pPr>
      <w:r>
        <w:rPr>
          <w:b/>
          <w:color w:val="1F4E79"/>
          <w:sz w:val="36"/>
        </w:rPr>
        <w:t>AXP-420 Automatic Cartoning Line</w:t>
      </w:r>
    </w:p>
    <w:p>
      <w:pPr>
        <w:jc w:val="center"/>
      </w:pPr>
      <w:r>
        <w:rPr>
          <w:i/>
        </w:rPr>
        <w:t>For folded cartons, bottles, pouches, and preassembled product kits</w:t>
      </w:r>
    </w:p>
    <w:p>
      <w:pPr>
        <w:jc w:val="center"/>
      </w:pPr>
      <w:r>
        <w:t>Original instructions — English (United Kingdom)</w:t>
      </w:r>
    </w:p>
    <w:p>
      <w:pPr>
        <w:jc w:val="center"/>
      </w:pPr>
      <w:r>
        <w:drawing>
          <wp:inline xmlns:a="http://schemas.openxmlformats.org/drawingml/2006/main" xmlns:pic="http://schemas.openxmlformats.org/drawingml/2006/picture">
            <wp:extent cx="6126480" cy="2859024"/>
            <wp:docPr id="1" name="Picture 1"/>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126480" cy="2859024"/>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sz w:val="18"/>
              </w:rPr>
              <w:t>Machine model</w:t>
            </w:r>
          </w:p>
        </w:tc>
        <w:tc>
          <w:tcPr>
            <w:tcW w:type="dxa" w:w="2520"/>
          </w:tcPr>
          <w:p>
            <w:r/>
            <w:r>
              <w:rPr>
                <w:b w:val="0"/>
                <w:sz w:val="18"/>
              </w:rPr>
              <w:t>AXP-420</w:t>
            </w:r>
          </w:p>
        </w:tc>
        <w:tc>
          <w:tcPr>
            <w:tcW w:type="dxa" w:w="2520"/>
          </w:tcPr>
          <w:p>
            <w:r/>
            <w:r>
              <w:rPr>
                <w:b/>
                <w:sz w:val="18"/>
              </w:rPr>
              <w:t>Serial number</w:t>
            </w:r>
          </w:p>
        </w:tc>
        <w:tc>
          <w:tcPr>
            <w:tcW w:type="dxa" w:w="2520"/>
          </w:tcPr>
          <w:p>
            <w:r/>
            <w:r>
              <w:rPr>
                <w:b w:val="0"/>
                <w:sz w:val="18"/>
              </w:rPr>
              <w:t>AXP42-26-0178</w:t>
            </w:r>
          </w:p>
        </w:tc>
      </w:tr>
      <w:tr>
        <w:tc>
          <w:tcPr>
            <w:tcW w:type="dxa" w:w="2520"/>
          </w:tcPr>
          <w:p>
            <w:r/>
            <w:r>
              <w:rPr>
                <w:b/>
                <w:sz w:val="18"/>
              </w:rPr>
              <w:t>Nominal output</w:t>
            </w:r>
          </w:p>
        </w:tc>
        <w:tc>
          <w:tcPr>
            <w:tcW w:type="dxa" w:w="2520"/>
          </w:tcPr>
          <w:p>
            <w:r/>
            <w:r>
              <w:rPr>
                <w:b w:val="0"/>
                <w:sz w:val="18"/>
              </w:rPr>
              <w:t>Up to 120 cartons/min</w:t>
            </w:r>
          </w:p>
        </w:tc>
        <w:tc>
          <w:tcPr>
            <w:tcW w:type="dxa" w:w="2520"/>
          </w:tcPr>
          <w:p>
            <w:r/>
            <w:r>
              <w:rPr>
                <w:b/>
                <w:sz w:val="18"/>
              </w:rPr>
              <w:t>Supply voltage</w:t>
            </w:r>
          </w:p>
        </w:tc>
        <w:tc>
          <w:tcPr>
            <w:tcW w:type="dxa" w:w="2520"/>
          </w:tcPr>
          <w:p>
            <w:r/>
            <w:r>
              <w:rPr>
                <w:b w:val="0"/>
                <w:sz w:val="18"/>
              </w:rPr>
              <w:t>400 V AC, 3P+N+PE, 50 Hz</w:t>
            </w:r>
          </w:p>
        </w:tc>
      </w:tr>
      <w:tr>
        <w:tc>
          <w:tcPr>
            <w:tcW w:type="dxa" w:w="2520"/>
          </w:tcPr>
          <w:p>
            <w:r/>
            <w:r>
              <w:rPr>
                <w:b/>
                <w:sz w:val="18"/>
              </w:rPr>
              <w:t>Pneumatic supply</w:t>
            </w:r>
          </w:p>
        </w:tc>
        <w:tc>
          <w:tcPr>
            <w:tcW w:type="dxa" w:w="2520"/>
          </w:tcPr>
          <w:p>
            <w:r/>
            <w:r>
              <w:rPr>
                <w:b w:val="0"/>
                <w:sz w:val="18"/>
              </w:rPr>
              <w:t>6.0 bar, dry filtered air</w:t>
            </w:r>
          </w:p>
        </w:tc>
        <w:tc>
          <w:tcPr>
            <w:tcW w:type="dxa" w:w="2520"/>
          </w:tcPr>
          <w:p>
            <w:r/>
            <w:r>
              <w:rPr>
                <w:b/>
                <w:sz w:val="18"/>
              </w:rPr>
              <w:t>Year of manufacture</w:t>
            </w:r>
          </w:p>
        </w:tc>
        <w:tc>
          <w:tcPr>
            <w:tcW w:type="dxa" w:w="2520"/>
          </w:tcPr>
          <w:p>
            <w:r/>
            <w:r>
              <w:rPr>
                <w:b w:val="0"/>
                <w:sz w:val="18"/>
              </w:rPr>
              <w:t>2026</w:t>
            </w:r>
          </w:p>
        </w:tc>
      </w:tr>
      <w:tr>
        <w:tc>
          <w:tcPr>
            <w:tcW w:type="dxa" w:w="2520"/>
          </w:tcPr>
          <w:p>
            <w:r/>
            <w:r>
              <w:rPr>
                <w:b/>
                <w:sz w:val="18"/>
              </w:rPr>
              <w:t>Manufacturer</w:t>
            </w:r>
          </w:p>
        </w:tc>
        <w:tc>
          <w:tcPr>
            <w:tcW w:type="dxa" w:w="2520"/>
          </w:tcPr>
          <w:p>
            <w:r/>
            <w:r>
              <w:rPr>
                <w:b w:val="0"/>
                <w:sz w:val="18"/>
              </w:rPr>
              <w:t>Northstar Packaging Systems S.r.l.</w:t>
            </w:r>
          </w:p>
        </w:tc>
        <w:tc>
          <w:tcPr>
            <w:tcW w:type="dxa" w:w="2520"/>
          </w:tcPr>
          <w:p>
            <w:r/>
            <w:r>
              <w:rPr>
                <w:b/>
                <w:sz w:val="18"/>
              </w:rPr>
              <w:t>Document revision</w:t>
            </w:r>
          </w:p>
        </w:tc>
        <w:tc>
          <w:tcPr>
            <w:tcW w:type="dxa" w:w="2520"/>
          </w:tcPr>
          <w:p>
            <w:r/>
            <w:r>
              <w:rPr>
                <w:b w:val="0"/>
                <w:sz w:val="18"/>
              </w:rPr>
              <w:t>C — 30 July 2026</w:t>
            </w:r>
          </w:p>
        </w:tc>
      </w:tr>
    </w:tbl>
    <w:p>
      <w:pPr>
        <w:pStyle w:val="Heading1"/>
      </w:pPr>
      <w:r>
        <w:t>Document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Revision</w:t>
            </w:r>
          </w:p>
        </w:tc>
        <w:tc>
          <w:tcPr>
            <w:tcW w:type="dxa" w:w="2016"/>
            <w:shd w:fill="D9EAF7"/>
          </w:tcPr>
          <w:p>
            <w:r/>
            <w:r>
              <w:rPr>
                <w:b/>
                <w:sz w:val="18"/>
              </w:rPr>
              <w:t>Date</w:t>
            </w:r>
          </w:p>
        </w:tc>
        <w:tc>
          <w:tcPr>
            <w:tcW w:type="dxa" w:w="2016"/>
            <w:shd w:fill="D9EAF7"/>
          </w:tcPr>
          <w:p>
            <w:r/>
            <w:r>
              <w:rPr>
                <w:b/>
                <w:sz w:val="18"/>
              </w:rPr>
              <w:t>Change description</w:t>
            </w:r>
          </w:p>
        </w:tc>
        <w:tc>
          <w:tcPr>
            <w:tcW w:type="dxa" w:w="2016"/>
            <w:shd w:fill="D9EAF7"/>
          </w:tcPr>
          <w:p>
            <w:r/>
            <w:r>
              <w:rPr>
                <w:b/>
                <w:sz w:val="18"/>
              </w:rPr>
              <w:t>Prepared by</w:t>
            </w:r>
          </w:p>
        </w:tc>
        <w:tc>
          <w:tcPr>
            <w:tcW w:type="dxa" w:w="2016"/>
            <w:shd w:fill="D9EAF7"/>
          </w:tcPr>
          <w:p>
            <w:r/>
            <w:r>
              <w:rPr>
                <w:b/>
                <w:sz w:val="18"/>
              </w:rPr>
              <w:t>Approved by</w:t>
            </w:r>
          </w:p>
        </w:tc>
      </w:tr>
      <w:tr>
        <w:tc>
          <w:tcPr>
            <w:tcW w:type="dxa" w:w="2016"/>
          </w:tcPr>
          <w:p>
            <w:r/>
            <w:r>
              <w:rPr>
                <w:b w:val="0"/>
                <w:sz w:val="18"/>
              </w:rPr>
              <w:t>A</w:t>
            </w:r>
          </w:p>
        </w:tc>
        <w:tc>
          <w:tcPr>
            <w:tcW w:type="dxa" w:w="2016"/>
          </w:tcPr>
          <w:p>
            <w:r/>
            <w:r>
              <w:rPr>
                <w:b w:val="0"/>
                <w:sz w:val="18"/>
              </w:rPr>
              <w:t>14 May 2026</w:t>
            </w:r>
          </w:p>
        </w:tc>
        <w:tc>
          <w:tcPr>
            <w:tcW w:type="dxa" w:w="2016"/>
          </w:tcPr>
          <w:p>
            <w:r/>
            <w:r>
              <w:rPr>
                <w:b w:val="0"/>
                <w:sz w:val="18"/>
              </w:rPr>
              <w:t>Initial release for factory acceptance testing</w:t>
            </w:r>
          </w:p>
        </w:tc>
        <w:tc>
          <w:tcPr>
            <w:tcW w:type="dxa" w:w="2016"/>
          </w:tcPr>
          <w:p>
            <w:r/>
            <w:r>
              <w:rPr>
                <w:b w:val="0"/>
                <w:sz w:val="18"/>
              </w:rPr>
              <w:t>M. Evans</w:t>
            </w:r>
          </w:p>
        </w:tc>
        <w:tc>
          <w:tcPr>
            <w:tcW w:type="dxa" w:w="2016"/>
          </w:tcPr>
          <w:p>
            <w:r/>
            <w:r>
              <w:rPr>
                <w:b w:val="0"/>
                <w:sz w:val="18"/>
              </w:rPr>
              <w:t>R. Conti</w:t>
            </w:r>
          </w:p>
        </w:tc>
      </w:tr>
      <w:tr>
        <w:tc>
          <w:tcPr>
            <w:tcW w:type="dxa" w:w="2016"/>
          </w:tcPr>
          <w:p>
            <w:r/>
            <w:r>
              <w:rPr>
                <w:b w:val="0"/>
                <w:sz w:val="18"/>
              </w:rPr>
              <w:t>B</w:t>
            </w:r>
          </w:p>
        </w:tc>
        <w:tc>
          <w:tcPr>
            <w:tcW w:type="dxa" w:w="2016"/>
          </w:tcPr>
          <w:p>
            <w:r/>
            <w:r>
              <w:rPr>
                <w:b w:val="0"/>
                <w:sz w:val="18"/>
              </w:rPr>
              <w:t>22 June 2026</w:t>
            </w:r>
          </w:p>
        </w:tc>
        <w:tc>
          <w:tcPr>
            <w:tcW w:type="dxa" w:w="2016"/>
          </w:tcPr>
          <w:p>
            <w:r/>
            <w:r>
              <w:rPr>
                <w:b w:val="0"/>
                <w:sz w:val="18"/>
              </w:rPr>
              <w:t>Added servo-homing and sanitation procedures</w:t>
            </w:r>
          </w:p>
        </w:tc>
        <w:tc>
          <w:tcPr>
            <w:tcW w:type="dxa" w:w="2016"/>
          </w:tcPr>
          <w:p>
            <w:r/>
            <w:r>
              <w:rPr>
                <w:b w:val="0"/>
                <w:sz w:val="18"/>
              </w:rPr>
              <w:t>M. Evans</w:t>
            </w:r>
          </w:p>
        </w:tc>
        <w:tc>
          <w:tcPr>
            <w:tcW w:type="dxa" w:w="2016"/>
          </w:tcPr>
          <w:p>
            <w:r/>
            <w:r>
              <w:rPr>
                <w:b w:val="0"/>
                <w:sz w:val="18"/>
              </w:rPr>
              <w:t>R. Conti</w:t>
            </w:r>
          </w:p>
        </w:tc>
      </w:tr>
      <w:tr>
        <w:tc>
          <w:tcPr>
            <w:tcW w:type="dxa" w:w="2016"/>
          </w:tcPr>
          <w:p>
            <w:r/>
            <w:r>
              <w:rPr>
                <w:b w:val="0"/>
                <w:sz w:val="18"/>
              </w:rPr>
              <w:t>C</w:t>
            </w:r>
          </w:p>
        </w:tc>
        <w:tc>
          <w:tcPr>
            <w:tcW w:type="dxa" w:w="2016"/>
          </w:tcPr>
          <w:p>
            <w:r/>
            <w:r>
              <w:rPr>
                <w:b w:val="0"/>
                <w:sz w:val="18"/>
              </w:rPr>
              <w:t>30 July 2026</w:t>
            </w:r>
          </w:p>
        </w:tc>
        <w:tc>
          <w:tcPr>
            <w:tcW w:type="dxa" w:w="2016"/>
          </w:tcPr>
          <w:p>
            <w:r/>
            <w:r>
              <w:rPr>
                <w:b w:val="0"/>
                <w:sz w:val="18"/>
              </w:rPr>
              <w:t>Updated guarding interlock checks and alarm recovery</w:t>
            </w:r>
          </w:p>
        </w:tc>
        <w:tc>
          <w:tcPr>
            <w:tcW w:type="dxa" w:w="2016"/>
          </w:tcPr>
          <w:p>
            <w:r/>
            <w:r>
              <w:rPr>
                <w:b w:val="0"/>
                <w:sz w:val="18"/>
              </w:rPr>
              <w:t>J. Patel</w:t>
            </w:r>
          </w:p>
        </w:tc>
        <w:tc>
          <w:tcPr>
            <w:tcW w:type="dxa" w:w="2016"/>
          </w:tcPr>
          <w:p>
            <w:r/>
            <w:r>
              <w:rPr>
                <w:b w:val="0"/>
                <w:sz w:val="18"/>
              </w:rPr>
              <w:t>R. Conti</w:t>
            </w:r>
          </w:p>
        </w:tc>
      </w:tr>
    </w:tbl>
    <w:p>
      <w:pPr>
        <w:pStyle w:val="Heading1"/>
      </w:pPr>
      <w:r>
        <w:t>Contents</w:t>
      </w:r>
    </w:p>
    <w:p>
      <w:r>
        <w:fldChar w:fldCharType="begin"/>
      </w:r>
      <w:r>
        <w:instrText xml:space="preserve">TOC \o "1-3" \h \z \u</w:instrText>
      </w:r>
      <w:r>
        <w:fldChar w:fldCharType="separate"/>
      </w:r>
      <w:r>
        <w:t>1 Safety information</w:t>
        <w:br/>
        <w:t>2 Machine description</w:t>
        <w:br/>
        <w:t>3 Installation and commissioning</w:t>
        <w:br/>
        <w:t>4 Operating instructions</w:t>
        <w:br/>
        <w:t>5 Maintenance</w:t>
        <w:br/>
        <w:t>6 Troubleshooting</w:t>
        <w:br/>
        <w:t>7 Technical data</w:t>
      </w:r>
      <w:r>
        <w:fldChar w:fldCharType="end"/>
      </w:r>
    </w:p>
    <w:p>
      <w:r>
        <w:br w:type="page"/>
      </w:r>
    </w:p>
    <w:p>
      <w:pPr>
        <w:pStyle w:val="Heading1"/>
        <w:keepNext/>
      </w:pPr>
      <w:r>
        <w:t>1 Safety information</w:t>
      </w:r>
    </w:p>
    <w:p>
      <w:r>
        <w:t>Read this manual before transporting, installing, operating, cleaning, adjusting, or servicing the machine. The AXP-420 contains moving chains, servo-driven mechanisms, pneumatic actuators, heated sealing components, and electrical circuits that can cause serious injury if energy sources are not isolated.</w:t>
      </w:r>
    </w:p>
    <w:p>
      <w:pPr>
        <w:pStyle w:val="WarningBox"/>
      </w:pPr>
      <w:r>
        <w:rPr>
          <w:color w:val="C00000"/>
        </w:rPr>
        <w:t xml:space="preserve">DANGER: </w:t>
      </w:r>
      <w:r>
        <w:t>Indicates an imminently hazardous situation that will result in death or serious injury if it is not avoided.</w:t>
      </w:r>
    </w:p>
    <w:p>
      <w:pPr>
        <w:pStyle w:val="WarningBox"/>
      </w:pPr>
      <w:r>
        <w:rPr>
          <w:color w:val="C00000"/>
        </w:rPr>
        <w:t xml:space="preserve">WARNING: </w:t>
      </w:r>
      <w:r>
        <w:t>Indicates a potentially hazardous situation that could result in death or serious injury.</w:t>
      </w:r>
    </w:p>
    <w:p>
      <w:pPr>
        <w:pStyle w:val="WarningBox"/>
      </w:pPr>
      <w:r>
        <w:rPr>
          <w:color w:val="C00000"/>
        </w:rPr>
        <w:t xml:space="preserve">CAUTION: </w:t>
      </w:r>
      <w:r>
        <w:t>Indicates a situation that could cause minor injury, product damage, or machine damage.</w:t>
      </w:r>
    </w:p>
    <w:p>
      <w:pPr>
        <w:pStyle w:val="WarningBox"/>
      </w:pPr>
      <w:r>
        <w:rPr>
          <w:color w:val="C00000"/>
        </w:rPr>
        <w:t xml:space="preserve">NOTICE: </w:t>
      </w:r>
      <w:r>
        <w:t>Identifies information required to prevent process interruption or loss of production data.</w:t>
      </w:r>
    </w:p>
    <w:p>
      <w:pPr>
        <w:pStyle w:val="Heading2"/>
      </w:pPr>
      <w:r>
        <w:t>1.1 Intended use</w:t>
      </w:r>
    </w:p>
    <w:p>
      <w:r>
        <w:t>The machine erects pre-glued folding cartons, inserts one verified product or product kit, closes the carton flaps, and transfers the finished carton to downstream equipment. Approved carton dimensions and product masses are listed in the format specification supplied with each change part set. Any use outside these limits requires written approval from Northstar Packaging Systems.</w:t>
      </w:r>
    </w:p>
    <w:p>
      <w:pPr/>
      <w:r>
        <w:t>The following uses are prohibited:</w:t>
      </w:r>
    </w:p>
    <w:p>
      <w:pPr>
        <w:pStyle w:val="ListBullet"/>
      </w:pPr>
      <w:r>
        <w:t>Processing explosive, unstable, radioactive, or biologically hazardous products.</w:t>
      </w:r>
    </w:p>
    <w:p>
      <w:pPr>
        <w:pStyle w:val="ListBullet"/>
      </w:pPr>
      <w:r>
        <w:t>Operating with guards removed, interlocks defeated, or safety devices bypassed.</w:t>
      </w:r>
    </w:p>
    <w:p>
      <w:pPr>
        <w:pStyle w:val="ListBullet"/>
      </w:pPr>
      <w:r>
        <w:t>Using compressed oxygen or combustible gas instead of industrial compressed air.</w:t>
      </w:r>
    </w:p>
    <w:p>
      <w:pPr>
        <w:pStyle w:val="ListBullet"/>
      </w:pPr>
      <w:r>
        <w:t>Climbing on the conveyor, electrical cabinet, or machine frame.</w:t>
      </w:r>
    </w:p>
    <w:p>
      <w:pPr>
        <w:pStyle w:val="Heading2"/>
      </w:pPr>
      <w:r>
        <w:t>1.2 Residual hazards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4CCCC"/>
          </w:tcPr>
          <w:p>
            <w:r/>
            <w:r>
              <w:rPr>
                <w:b/>
                <w:sz w:val="18"/>
              </w:rPr>
              <w:t>Hazard location</w:t>
            </w:r>
          </w:p>
        </w:tc>
        <w:tc>
          <w:tcPr>
            <w:tcW w:type="dxa" w:w="2520"/>
            <w:shd w:fill="F4CCCC"/>
          </w:tcPr>
          <w:p>
            <w:r/>
            <w:r>
              <w:rPr>
                <w:b/>
                <w:sz w:val="18"/>
              </w:rPr>
              <w:t>Hazard</w:t>
            </w:r>
          </w:p>
        </w:tc>
        <w:tc>
          <w:tcPr>
            <w:tcW w:type="dxa" w:w="2520"/>
            <w:shd w:fill="F4CCCC"/>
          </w:tcPr>
          <w:p>
            <w:r/>
            <w:r>
              <w:rPr>
                <w:b/>
                <w:sz w:val="18"/>
              </w:rPr>
              <w:t>Required control</w:t>
            </w:r>
          </w:p>
        </w:tc>
        <w:tc>
          <w:tcPr>
            <w:tcW w:type="dxa" w:w="2520"/>
            <w:shd w:fill="F4CCCC"/>
          </w:tcPr>
          <w:p>
            <w:r/>
            <w:r>
              <w:rPr>
                <w:b/>
                <w:sz w:val="18"/>
              </w:rPr>
              <w:t>Residual risk</w:t>
            </w:r>
          </w:p>
        </w:tc>
      </w:tr>
      <w:tr>
        <w:tc>
          <w:tcPr>
            <w:tcW w:type="dxa" w:w="2520"/>
          </w:tcPr>
          <w:p>
            <w:r/>
            <w:r>
              <w:rPr>
                <w:b w:val="0"/>
                <w:sz w:val="18"/>
              </w:rPr>
              <w:t>Carton magazine</w:t>
            </w:r>
          </w:p>
        </w:tc>
        <w:tc>
          <w:tcPr>
            <w:tcW w:type="dxa" w:w="2520"/>
          </w:tcPr>
          <w:p>
            <w:r/>
            <w:r>
              <w:rPr>
                <w:b w:val="0"/>
                <w:sz w:val="18"/>
              </w:rPr>
              <w:t>Crushing between follower and carton stack</w:t>
            </w:r>
          </w:p>
        </w:tc>
        <w:tc>
          <w:tcPr>
            <w:tcW w:type="dxa" w:w="2520"/>
          </w:tcPr>
          <w:p>
            <w:r/>
            <w:r>
              <w:rPr>
                <w:b w:val="0"/>
                <w:sz w:val="18"/>
              </w:rPr>
              <w:t>Stop machine before replenishing below the minimum mark</w:t>
            </w:r>
          </w:p>
        </w:tc>
        <w:tc>
          <w:tcPr>
            <w:tcW w:type="dxa" w:w="2520"/>
          </w:tcPr>
          <w:p>
            <w:r/>
            <w:r>
              <w:rPr>
                <w:b w:val="0"/>
                <w:sz w:val="18"/>
              </w:rPr>
              <w:t>Low</w:t>
            </w:r>
          </w:p>
        </w:tc>
      </w:tr>
      <w:tr>
        <w:tc>
          <w:tcPr>
            <w:tcW w:type="dxa" w:w="2520"/>
          </w:tcPr>
          <w:p>
            <w:r/>
            <w:r>
              <w:rPr>
                <w:b w:val="0"/>
                <w:sz w:val="18"/>
              </w:rPr>
              <w:t>Main drive chain</w:t>
            </w:r>
          </w:p>
        </w:tc>
        <w:tc>
          <w:tcPr>
            <w:tcW w:type="dxa" w:w="2520"/>
          </w:tcPr>
          <w:p>
            <w:r/>
            <w:r>
              <w:rPr>
                <w:b w:val="0"/>
                <w:sz w:val="18"/>
              </w:rPr>
              <w:t>Entanglement and drawing-in</w:t>
            </w:r>
          </w:p>
        </w:tc>
        <w:tc>
          <w:tcPr>
            <w:tcW w:type="dxa" w:w="2520"/>
          </w:tcPr>
          <w:p>
            <w:r/>
            <w:r>
              <w:rPr>
                <w:b w:val="0"/>
                <w:sz w:val="18"/>
              </w:rPr>
              <w:t>Guard interlock; lockout before access</w:t>
            </w:r>
          </w:p>
        </w:tc>
        <w:tc>
          <w:tcPr>
            <w:tcW w:type="dxa" w:w="2520"/>
          </w:tcPr>
          <w:p>
            <w:r/>
            <w:r>
              <w:rPr>
                <w:b w:val="0"/>
                <w:sz w:val="18"/>
              </w:rPr>
              <w:t>Low</w:t>
            </w:r>
          </w:p>
        </w:tc>
      </w:tr>
      <w:tr>
        <w:tc>
          <w:tcPr>
            <w:tcW w:type="dxa" w:w="2520"/>
          </w:tcPr>
          <w:p>
            <w:r/>
            <w:r>
              <w:rPr>
                <w:b w:val="0"/>
                <w:sz w:val="18"/>
              </w:rPr>
              <w:t>Hot-melt option</w:t>
            </w:r>
          </w:p>
        </w:tc>
        <w:tc>
          <w:tcPr>
            <w:tcW w:type="dxa" w:w="2520"/>
          </w:tcPr>
          <w:p>
            <w:r/>
            <w:r>
              <w:rPr>
                <w:b w:val="0"/>
                <w:sz w:val="18"/>
              </w:rPr>
              <w:t>Burns from nozzle and adhesive at 160–180 °C</w:t>
            </w:r>
          </w:p>
        </w:tc>
        <w:tc>
          <w:tcPr>
            <w:tcW w:type="dxa" w:w="2520"/>
          </w:tcPr>
          <w:p>
            <w:r/>
            <w:r>
              <w:rPr>
                <w:b w:val="0"/>
                <w:sz w:val="18"/>
              </w:rPr>
              <w:t>Heat-resistant gloves; depressurise applicator</w:t>
            </w:r>
          </w:p>
        </w:tc>
        <w:tc>
          <w:tcPr>
            <w:tcW w:type="dxa" w:w="2520"/>
          </w:tcPr>
          <w:p>
            <w:r/>
            <w:r>
              <w:rPr>
                <w:b w:val="0"/>
                <w:sz w:val="18"/>
              </w:rPr>
              <w:t>Medium</w:t>
            </w:r>
          </w:p>
        </w:tc>
      </w:tr>
      <w:tr>
        <w:tc>
          <w:tcPr>
            <w:tcW w:type="dxa" w:w="2520"/>
          </w:tcPr>
          <w:p>
            <w:r/>
            <w:r>
              <w:rPr>
                <w:b w:val="0"/>
                <w:sz w:val="18"/>
              </w:rPr>
              <w:t>Pneumatic cylinders</w:t>
            </w:r>
          </w:p>
        </w:tc>
        <w:tc>
          <w:tcPr>
            <w:tcW w:type="dxa" w:w="2520"/>
          </w:tcPr>
          <w:p>
            <w:r/>
            <w:r>
              <w:rPr>
                <w:b w:val="0"/>
                <w:sz w:val="18"/>
              </w:rPr>
              <w:t>Unexpected movement from stored pressure</w:t>
            </w:r>
          </w:p>
        </w:tc>
        <w:tc>
          <w:tcPr>
            <w:tcW w:type="dxa" w:w="2520"/>
          </w:tcPr>
          <w:p>
            <w:r/>
            <w:r>
              <w:rPr>
                <w:b w:val="0"/>
                <w:sz w:val="18"/>
              </w:rPr>
              <w:t>Close and exhaust main air valve</w:t>
            </w:r>
          </w:p>
        </w:tc>
        <w:tc>
          <w:tcPr>
            <w:tcW w:type="dxa" w:w="2520"/>
          </w:tcPr>
          <w:p>
            <w:r/>
            <w:r>
              <w:rPr>
                <w:b w:val="0"/>
                <w:sz w:val="18"/>
              </w:rPr>
              <w:t>Low</w:t>
            </w:r>
          </w:p>
        </w:tc>
      </w:tr>
      <w:tr>
        <w:tc>
          <w:tcPr>
            <w:tcW w:type="dxa" w:w="2520"/>
          </w:tcPr>
          <w:p>
            <w:r/>
            <w:r>
              <w:rPr>
                <w:b w:val="0"/>
                <w:sz w:val="18"/>
              </w:rPr>
              <w:t>Electrical cabinet</w:t>
            </w:r>
          </w:p>
        </w:tc>
        <w:tc>
          <w:tcPr>
            <w:tcW w:type="dxa" w:w="2520"/>
          </w:tcPr>
          <w:p>
            <w:r/>
            <w:r>
              <w:rPr>
                <w:b w:val="0"/>
                <w:sz w:val="18"/>
              </w:rPr>
              <w:t>Hazardous voltage up to 400 V AC</w:t>
            </w:r>
          </w:p>
        </w:tc>
        <w:tc>
          <w:tcPr>
            <w:tcW w:type="dxa" w:w="2520"/>
          </w:tcPr>
          <w:p>
            <w:r/>
            <w:r>
              <w:rPr>
                <w:b w:val="0"/>
                <w:sz w:val="18"/>
              </w:rPr>
              <w:t>Qualified electrical personnel only</w:t>
            </w:r>
          </w:p>
        </w:tc>
        <w:tc>
          <w:tcPr>
            <w:tcW w:type="dxa" w:w="2520"/>
          </w:tcPr>
          <w:p>
            <w:r/>
            <w:r>
              <w:rPr>
                <w:b w:val="0"/>
                <w:sz w:val="18"/>
              </w:rPr>
              <w:t>Low</w:t>
            </w:r>
          </w:p>
        </w:tc>
      </w:tr>
    </w:tbl>
    <w:p>
      <w:pPr>
        <w:pStyle w:val="Heading2"/>
      </w:pPr>
      <w:r>
        <w:t>1.3 Lockout/tagout procedure</w:t>
      </w:r>
    </w:p>
    <w:p>
      <w:pPr>
        <w:pStyle w:val="ListNumber"/>
      </w:pPr>
      <w:r>
        <w:t>Stop production and remove all products and cartons from the machine.</w:t>
      </w:r>
    </w:p>
    <w:p>
      <w:pPr>
        <w:pStyle w:val="ListNumber"/>
      </w:pPr>
      <w:r>
        <w:t>Set the main isolator Q0 to OFF and secure it with a personal padlock.</w:t>
      </w:r>
    </w:p>
    <w:p>
      <w:pPr>
        <w:pStyle w:val="ListNumber"/>
      </w:pPr>
      <w:r>
        <w:t>Close pneumatic valve V0, lock it, and verify that pressure gauge PI0 reads 0 bar.</w:t>
      </w:r>
    </w:p>
    <w:p>
      <w:pPr>
        <w:pStyle w:val="ListNumber"/>
      </w:pPr>
      <w:r>
        <w:t>Wait at least five minutes for the servo drives and DC bus to discharge.</w:t>
      </w:r>
    </w:p>
    <w:p>
      <w:pPr>
        <w:pStyle w:val="ListNumber"/>
      </w:pPr>
      <w:r>
        <w:t>Try to start the machine from the HMI. No actuator shall move.</w:t>
      </w:r>
    </w:p>
    <w:p>
      <w:pPr>
        <w:pStyle w:val="ListNumber"/>
      </w:pPr>
      <w:r>
        <w:t>Perform the work, reinstall all guards, remove tools, and clear personnel before restoring energy.</w:t>
      </w:r>
    </w:p>
    <w:p>
      <w:pPr>
        <w:pStyle w:val="Heading1"/>
      </w:pPr>
      <w:r>
        <w:t>2 Machine description</w:t>
      </w:r>
    </w:p>
    <w:p>
      <w:r>
        <w:t>The AXP-420 is a modular horizontal cartoning machine. A servo-driven lug chain transports cartons through the loading and closing stations. Product presence is confirmed before closure; rejected cartons are diverted automatically without stopping the line.</w:t>
      </w:r>
    </w:p>
    <w:p>
      <w:pPr>
        <w:jc w:val="center"/>
      </w:pPr>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217920" cy="2901696"/>
                    </a:xfrm>
                    <a:prstGeom prst="rect"/>
                  </pic:spPr>
                </pic:pic>
              </a:graphicData>
            </a:graphic>
          </wp:inline>
        </w:drawing>
      </w:r>
    </w:p>
    <w:p>
      <w:pPr>
        <w:pStyle w:val="Caption"/>
        <w:jc w:val="center"/>
      </w:pPr>
      <w:r>
        <w:t>Figure 1 — Main process stations and product flow</w:t>
      </w:r>
    </w:p>
    <w:p>
      <w:pPr>
        <w:pStyle w:val="Heading2"/>
      </w:pPr>
      <w:r>
        <w:t>2.1 Main assemblies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Item</w:t>
            </w:r>
          </w:p>
        </w:tc>
        <w:tc>
          <w:tcPr>
            <w:tcW w:type="dxa" w:w="3360"/>
            <w:shd w:fill="D9EAF7"/>
          </w:tcPr>
          <w:p>
            <w:r/>
            <w:r>
              <w:rPr>
                <w:b/>
                <w:sz w:val="18"/>
              </w:rPr>
              <w:t>Assembly</w:t>
            </w:r>
          </w:p>
        </w:tc>
        <w:tc>
          <w:tcPr>
            <w:tcW w:type="dxa" w:w="3360"/>
            <w:shd w:fill="D9EAF7"/>
          </w:tcPr>
          <w:p>
            <w:r/>
            <w:r>
              <w:rPr>
                <w:b/>
                <w:sz w:val="18"/>
              </w:rPr>
              <w:t>Function</w:t>
            </w:r>
          </w:p>
        </w:tc>
      </w:tr>
      <w:tr>
        <w:tc>
          <w:tcPr>
            <w:tcW w:type="dxa" w:w="3360"/>
          </w:tcPr>
          <w:p>
            <w:r/>
            <w:r>
              <w:rPr>
                <w:b w:val="0"/>
                <w:sz w:val="18"/>
              </w:rPr>
              <w:t>1</w:t>
            </w:r>
          </w:p>
        </w:tc>
        <w:tc>
          <w:tcPr>
            <w:tcW w:type="dxa" w:w="3360"/>
          </w:tcPr>
          <w:p>
            <w:r/>
            <w:r>
              <w:rPr>
                <w:b w:val="0"/>
                <w:sz w:val="18"/>
              </w:rPr>
              <w:t>Carton magazine</w:t>
            </w:r>
          </w:p>
        </w:tc>
        <w:tc>
          <w:tcPr>
            <w:tcW w:type="dxa" w:w="3360"/>
          </w:tcPr>
          <w:p>
            <w:r/>
            <w:r>
              <w:rPr>
                <w:b w:val="0"/>
                <w:sz w:val="18"/>
              </w:rPr>
              <w:t>Stores flat carton blanks and maintains controlled pressure against the pick-up position.</w:t>
            </w:r>
          </w:p>
        </w:tc>
      </w:tr>
      <w:tr>
        <w:tc>
          <w:tcPr>
            <w:tcW w:type="dxa" w:w="3360"/>
          </w:tcPr>
          <w:p>
            <w:r/>
            <w:r>
              <w:rPr>
                <w:b w:val="0"/>
                <w:sz w:val="18"/>
              </w:rPr>
              <w:t>2</w:t>
            </w:r>
          </w:p>
        </w:tc>
        <w:tc>
          <w:tcPr>
            <w:tcW w:type="dxa" w:w="3360"/>
          </w:tcPr>
          <w:p>
            <w:r/>
            <w:r>
              <w:rPr>
                <w:b w:val="0"/>
                <w:sz w:val="18"/>
              </w:rPr>
              <w:t>Vacuum pick-and-erect unit</w:t>
            </w:r>
          </w:p>
        </w:tc>
        <w:tc>
          <w:tcPr>
            <w:tcW w:type="dxa" w:w="3360"/>
          </w:tcPr>
          <w:p>
            <w:r/>
            <w:r>
              <w:rPr>
                <w:b w:val="0"/>
                <w:sz w:val="18"/>
              </w:rPr>
              <w:t>Removes one carton blank, opens it, and places it between transport lugs.</w:t>
            </w:r>
          </w:p>
        </w:tc>
      </w:tr>
      <w:tr>
        <w:tc>
          <w:tcPr>
            <w:tcW w:type="dxa" w:w="3360"/>
          </w:tcPr>
          <w:p>
            <w:r/>
            <w:r>
              <w:rPr>
                <w:b w:val="0"/>
                <w:sz w:val="18"/>
              </w:rPr>
              <w:t>3</w:t>
            </w:r>
          </w:p>
        </w:tc>
        <w:tc>
          <w:tcPr>
            <w:tcW w:type="dxa" w:w="3360"/>
          </w:tcPr>
          <w:p>
            <w:r/>
            <w:r>
              <w:rPr>
                <w:b w:val="0"/>
                <w:sz w:val="18"/>
              </w:rPr>
              <w:t>Product loading station</w:t>
            </w:r>
          </w:p>
        </w:tc>
        <w:tc>
          <w:tcPr>
            <w:tcW w:type="dxa" w:w="3360"/>
          </w:tcPr>
          <w:p>
            <w:r/>
            <w:r>
              <w:rPr>
                <w:b w:val="0"/>
                <w:sz w:val="18"/>
              </w:rPr>
              <w:t>Receives product from upstream equipment and confirms correct insertion.</w:t>
            </w:r>
          </w:p>
        </w:tc>
      </w:tr>
      <w:tr>
        <w:tc>
          <w:tcPr>
            <w:tcW w:type="dxa" w:w="3360"/>
          </w:tcPr>
          <w:p>
            <w:r/>
            <w:r>
              <w:rPr>
                <w:b w:val="0"/>
                <w:sz w:val="18"/>
              </w:rPr>
              <w:t>4</w:t>
            </w:r>
          </w:p>
        </w:tc>
        <w:tc>
          <w:tcPr>
            <w:tcW w:type="dxa" w:w="3360"/>
          </w:tcPr>
          <w:p>
            <w:r/>
            <w:r>
              <w:rPr>
                <w:b w:val="0"/>
                <w:sz w:val="18"/>
              </w:rPr>
              <w:t>Flap closing station</w:t>
            </w:r>
          </w:p>
        </w:tc>
        <w:tc>
          <w:tcPr>
            <w:tcW w:type="dxa" w:w="3360"/>
          </w:tcPr>
          <w:p>
            <w:r/>
            <w:r>
              <w:rPr>
                <w:b w:val="0"/>
                <w:sz w:val="18"/>
              </w:rPr>
              <w:t>Folds dust flaps and closes the major flaps by tuck closure or hot-melt adhesive.</w:t>
            </w:r>
          </w:p>
        </w:tc>
      </w:tr>
      <w:tr>
        <w:tc>
          <w:tcPr>
            <w:tcW w:type="dxa" w:w="3360"/>
          </w:tcPr>
          <w:p>
            <w:r/>
            <w:r>
              <w:rPr>
                <w:b w:val="0"/>
                <w:sz w:val="18"/>
              </w:rPr>
              <w:t>5</w:t>
            </w:r>
          </w:p>
        </w:tc>
        <w:tc>
          <w:tcPr>
            <w:tcW w:type="dxa" w:w="3360"/>
          </w:tcPr>
          <w:p>
            <w:r/>
            <w:r>
              <w:rPr>
                <w:b w:val="0"/>
                <w:sz w:val="18"/>
              </w:rPr>
              <w:t>Reject station</w:t>
            </w:r>
          </w:p>
        </w:tc>
        <w:tc>
          <w:tcPr>
            <w:tcW w:type="dxa" w:w="3360"/>
          </w:tcPr>
          <w:p>
            <w:r/>
            <w:r>
              <w:rPr>
                <w:b w:val="0"/>
                <w:sz w:val="18"/>
              </w:rPr>
              <w:t>Diverts incomplete or unverified cartons into a lockable reject bin.</w:t>
            </w:r>
          </w:p>
        </w:tc>
      </w:tr>
      <w:tr>
        <w:tc>
          <w:tcPr>
            <w:tcW w:type="dxa" w:w="3360"/>
          </w:tcPr>
          <w:p>
            <w:r/>
            <w:r>
              <w:rPr>
                <w:b w:val="0"/>
                <w:sz w:val="18"/>
              </w:rPr>
              <w:t>6</w:t>
            </w:r>
          </w:p>
        </w:tc>
        <w:tc>
          <w:tcPr>
            <w:tcW w:type="dxa" w:w="3360"/>
          </w:tcPr>
          <w:p>
            <w:r/>
            <w:r>
              <w:rPr>
                <w:b w:val="0"/>
                <w:sz w:val="18"/>
              </w:rPr>
              <w:t>HMI and control cabinet</w:t>
            </w:r>
          </w:p>
        </w:tc>
        <w:tc>
          <w:tcPr>
            <w:tcW w:type="dxa" w:w="3360"/>
          </w:tcPr>
          <w:p>
            <w:r/>
            <w:r>
              <w:rPr>
                <w:b w:val="0"/>
                <w:sz w:val="18"/>
              </w:rPr>
              <w:t>Provides recipe control, diagnostics, safety monitoring, and production counters.</w:t>
            </w:r>
          </w:p>
        </w:tc>
      </w:tr>
    </w:tbl>
    <w:p>
      <w:pPr>
        <w:pStyle w:val="Heading2"/>
      </w:pPr>
      <w:r>
        <w:t>2.2 Operating modes</w:t>
      </w:r>
    </w:p>
    <w:p>
      <w:r>
        <w:rPr>
          <w:b/>
        </w:rPr>
        <w:t xml:space="preserve">Automatic: </w:t>
      </w:r>
      <w:r>
        <w:t>Continuous production using the selected recipe. The safety circuit and all permissive conditions must be satisfied.</w:t>
      </w:r>
    </w:p>
    <w:p>
      <w:r>
        <w:rPr>
          <w:b/>
        </w:rPr>
        <w:t xml:space="preserve">Manual/Jog: </w:t>
      </w:r>
      <w:r>
        <w:t>Individual mechanisms can be moved at reduced speed for setup and maintenance. Hold-to-run commands are required.</w:t>
      </w:r>
    </w:p>
    <w:p>
      <w:r>
        <w:rPr>
          <w:b/>
        </w:rPr>
        <w:t xml:space="preserve">Setup: </w:t>
      </w:r>
      <w:r>
        <w:t>Allows format parameters to be adjusted and saved by authorised users.</w:t>
      </w:r>
    </w:p>
    <w:p>
      <w:r>
        <w:rPr>
          <w:b/>
        </w:rPr>
        <w:t xml:space="preserve">Cleaning: </w:t>
      </w:r>
      <w:r>
        <w:t>Disables automatic product feeding and provides controlled conveyor movement for cleaning access.</w:t>
      </w:r>
    </w:p>
    <w:p>
      <w:pPr>
        <w:pStyle w:val="Heading2"/>
      </w:pPr>
      <w:r>
        <w:t>2.3 Identification and terminology</w:t>
      </w:r>
      <w:r>
        <w:rPr>
          <w:i/>
        </w:rPr>
        <w:t xml:space="preserve">Throughout this manual, </w:t>
      </w:r>
      <w:r>
        <w:rPr>
          <w:b/>
        </w:rPr>
        <w:t>operator side</w:t>
      </w:r>
      <w:r>
        <w:t xml:space="preserve"> means the side containing the HMI. </w:t>
      </w:r>
      <w:r>
        <w:rPr>
          <w:b/>
        </w:rPr>
        <w:t>Drive side</w:t>
      </w:r>
      <w:r>
        <w:t xml:space="preserve"> means the opposite side. Directions such as upstream and downstream refer to normal product flow.</w:t>
      </w:r>
    </w:p>
    <w:p>
      <w:r>
        <w:t xml:space="preserve">Support portal: </w:t>
      </w:r>
      <w:hyperlink r:id="rId12">
        <w:r>
          <w:rPr>
            <w:color w:val="0563C1"/>
            <w:u w:val="single"/>
          </w:rPr>
          <w:t>service.northstar-packaging.example</w:t>
        </w:r>
      </w:hyperlink>
      <w:r>
        <w:t xml:space="preserve"> — use the machine serial number when requesting assistance.</w:t>
      </w:r>
    </w:p>
    <w:p>
      <w:pPr>
        <w:pStyle w:val="Heading1"/>
      </w:pPr>
      <w:r>
        <w:t>3 Installation and commissioning</w:t>
      </w:r>
    </w:p>
    <w:p>
      <w:r>
        <w:t>Installation shall be performed by qualified personnel using the approved layout drawing, foundation plan, and electrical schematic. Store the machine indoors between −10 °C and +45 °C. Relative humidity shall remain below 85%, non-condensing.</w:t>
      </w:r>
    </w:p>
    <w:p>
      <w:pPr>
        <w:pStyle w:val="Heading2"/>
      </w:pPr>
      <w:r>
        <w:t>3.1 Site requirements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8"/>
              </w:rPr>
              <w:t>Requirement</w:t>
            </w:r>
          </w:p>
        </w:tc>
        <w:tc>
          <w:tcPr>
            <w:tcW w:type="dxa" w:w="2520"/>
            <w:shd w:fill="D9EAF7"/>
          </w:tcPr>
          <w:p>
            <w:r/>
            <w:r>
              <w:rPr>
                <w:b/>
                <w:sz w:val="18"/>
              </w:rPr>
              <w:t>Minimum</w:t>
            </w:r>
          </w:p>
        </w:tc>
        <w:tc>
          <w:tcPr>
            <w:tcW w:type="dxa" w:w="2520"/>
            <w:shd w:fill="D9EAF7"/>
          </w:tcPr>
          <w:p>
            <w:r/>
            <w:r>
              <w:rPr>
                <w:b/>
                <w:sz w:val="18"/>
              </w:rPr>
              <w:t>Recommended</w:t>
            </w:r>
          </w:p>
        </w:tc>
        <w:tc>
          <w:tcPr>
            <w:tcW w:type="dxa" w:w="2520"/>
            <w:shd w:fill="D9EAF7"/>
          </w:tcPr>
          <w:p>
            <w:r/>
            <w:r>
              <w:rPr>
                <w:b/>
                <w:sz w:val="18"/>
              </w:rPr>
              <w:t>Notes</w:t>
            </w:r>
          </w:p>
        </w:tc>
      </w:tr>
      <w:tr>
        <w:tc>
          <w:tcPr>
            <w:tcW w:type="dxa" w:w="2520"/>
          </w:tcPr>
          <w:p>
            <w:r/>
            <w:r>
              <w:rPr>
                <w:b w:val="0"/>
                <w:sz w:val="18"/>
              </w:rPr>
              <w:t>Clear floor area</w:t>
            </w:r>
          </w:p>
        </w:tc>
        <w:tc>
          <w:tcPr>
            <w:tcW w:type="dxa" w:w="2520"/>
          </w:tcPr>
          <w:p>
            <w:r/>
            <w:r>
              <w:rPr>
                <w:b w:val="0"/>
                <w:sz w:val="18"/>
              </w:rPr>
              <w:t>6.8 m × 2.4 m</w:t>
            </w:r>
          </w:p>
        </w:tc>
        <w:tc>
          <w:tcPr>
            <w:tcW w:type="dxa" w:w="2520"/>
          </w:tcPr>
          <w:p>
            <w:r/>
            <w:r>
              <w:rPr>
                <w:b w:val="0"/>
                <w:sz w:val="18"/>
              </w:rPr>
              <w:t>7.5 m × 3.0 m</w:t>
            </w:r>
          </w:p>
        </w:tc>
        <w:tc>
          <w:tcPr>
            <w:tcW w:type="dxa" w:w="2520"/>
          </w:tcPr>
          <w:p>
            <w:r/>
            <w:r>
              <w:rPr>
                <w:b w:val="0"/>
                <w:sz w:val="18"/>
              </w:rPr>
              <w:t>Includes service access, not upstream/downstream equipment.</w:t>
            </w:r>
          </w:p>
        </w:tc>
      </w:tr>
      <w:tr>
        <w:tc>
          <w:tcPr>
            <w:tcW w:type="dxa" w:w="2520"/>
          </w:tcPr>
          <w:p>
            <w:r/>
            <w:r>
              <w:rPr>
                <w:b w:val="0"/>
                <w:sz w:val="18"/>
              </w:rPr>
              <w:t>Floor load capacity</w:t>
            </w:r>
          </w:p>
        </w:tc>
        <w:tc>
          <w:tcPr>
            <w:tcW w:type="dxa" w:w="2520"/>
          </w:tcPr>
          <w:p>
            <w:r/>
            <w:r>
              <w:rPr>
                <w:b w:val="0"/>
                <w:sz w:val="18"/>
              </w:rPr>
              <w:t>8 kN/m²</w:t>
            </w:r>
          </w:p>
        </w:tc>
        <w:tc>
          <w:tcPr>
            <w:tcW w:type="dxa" w:w="2520"/>
          </w:tcPr>
          <w:p>
            <w:r/>
            <w:r>
              <w:rPr>
                <w:b w:val="0"/>
                <w:sz w:val="18"/>
              </w:rPr>
              <w:t>10 kN/m²</w:t>
            </w:r>
          </w:p>
        </w:tc>
        <w:tc>
          <w:tcPr>
            <w:tcW w:type="dxa" w:w="2520"/>
          </w:tcPr>
          <w:p>
            <w:r/>
            <w:r>
              <w:rPr>
                <w:b w:val="0"/>
                <w:sz w:val="18"/>
              </w:rPr>
              <w:t>Machine mass is approximately 2 450 kg.</w:t>
            </w:r>
          </w:p>
        </w:tc>
      </w:tr>
      <w:tr>
        <w:tc>
          <w:tcPr>
            <w:tcW w:type="dxa" w:w="2520"/>
          </w:tcPr>
          <w:p>
            <w:r/>
            <w:r>
              <w:rPr>
                <w:b w:val="0"/>
                <w:sz w:val="18"/>
              </w:rPr>
              <w:t>Electrical supply</w:t>
            </w:r>
          </w:p>
        </w:tc>
        <w:tc>
          <w:tcPr>
            <w:tcW w:type="dxa" w:w="2520"/>
          </w:tcPr>
          <w:p>
            <w:r/>
            <w:r>
              <w:rPr>
                <w:b w:val="0"/>
                <w:sz w:val="18"/>
              </w:rPr>
              <w:t>400 V ±10%, 50 Hz</w:t>
            </w:r>
          </w:p>
        </w:tc>
        <w:tc>
          <w:tcPr>
            <w:tcW w:type="dxa" w:w="2520"/>
          </w:tcPr>
          <w:p>
            <w:r/>
            <w:r>
              <w:rPr>
                <w:b w:val="0"/>
                <w:sz w:val="18"/>
              </w:rPr>
              <w:t>Dedicated 32 A feeder</w:t>
            </w:r>
          </w:p>
        </w:tc>
        <w:tc>
          <w:tcPr>
            <w:tcW w:type="dxa" w:w="2520"/>
          </w:tcPr>
          <w:p>
            <w:r/>
            <w:r>
              <w:rPr>
                <w:b w:val="0"/>
                <w:sz w:val="18"/>
              </w:rPr>
              <w:t>TN-S system; prospective short-circuit current ≤10 kA.</w:t>
            </w:r>
          </w:p>
        </w:tc>
      </w:tr>
      <w:tr>
        <w:tc>
          <w:tcPr>
            <w:tcW w:type="dxa" w:w="2520"/>
          </w:tcPr>
          <w:p>
            <w:r/>
            <w:r>
              <w:rPr>
                <w:b w:val="0"/>
                <w:sz w:val="18"/>
              </w:rPr>
              <w:t>Compressed air</w:t>
            </w:r>
          </w:p>
        </w:tc>
        <w:tc>
          <w:tcPr>
            <w:tcW w:type="dxa" w:w="2520"/>
          </w:tcPr>
          <w:p>
            <w:r/>
            <w:r>
              <w:rPr>
                <w:b w:val="0"/>
                <w:sz w:val="18"/>
              </w:rPr>
              <w:t>5.5 bar at 800 Nl/min</w:t>
            </w:r>
          </w:p>
        </w:tc>
        <w:tc>
          <w:tcPr>
            <w:tcW w:type="dxa" w:w="2520"/>
          </w:tcPr>
          <w:p>
            <w:r/>
            <w:r>
              <w:rPr>
                <w:b w:val="0"/>
                <w:sz w:val="18"/>
              </w:rPr>
              <w:t>6.0 bar at 1 000 Nl/min</w:t>
            </w:r>
          </w:p>
        </w:tc>
        <w:tc>
          <w:tcPr>
            <w:tcW w:type="dxa" w:w="2520"/>
          </w:tcPr>
          <w:p>
            <w:r/>
            <w:r>
              <w:rPr>
                <w:b w:val="0"/>
                <w:sz w:val="18"/>
              </w:rPr>
              <w:t>ISO 8573-1 class 4:4:3 or better.</w:t>
            </w:r>
          </w:p>
        </w:tc>
      </w:tr>
      <w:tr>
        <w:tc>
          <w:tcPr>
            <w:tcW w:type="dxa" w:w="2520"/>
          </w:tcPr>
          <w:p>
            <w:r/>
            <w:r>
              <w:rPr>
                <w:b w:val="0"/>
                <w:sz w:val="18"/>
              </w:rPr>
              <w:t>Ambient temperature</w:t>
            </w:r>
          </w:p>
        </w:tc>
        <w:tc>
          <w:tcPr>
            <w:tcW w:type="dxa" w:w="2520"/>
          </w:tcPr>
          <w:p>
            <w:r/>
            <w:r>
              <w:rPr>
                <w:b w:val="0"/>
                <w:sz w:val="18"/>
              </w:rPr>
              <w:t>+5 to +40 °C</w:t>
            </w:r>
          </w:p>
        </w:tc>
        <w:tc>
          <w:tcPr>
            <w:tcW w:type="dxa" w:w="2520"/>
          </w:tcPr>
          <w:p>
            <w:r/>
            <w:r>
              <w:rPr>
                <w:b w:val="0"/>
                <w:sz w:val="18"/>
              </w:rPr>
              <w:t>+18 to +25 °C</w:t>
            </w:r>
          </w:p>
        </w:tc>
        <w:tc>
          <w:tcPr>
            <w:tcW w:type="dxa" w:w="2520"/>
          </w:tcPr>
          <w:p>
            <w:r/>
            <w:r>
              <w:rPr>
                <w:b w:val="0"/>
                <w:sz w:val="18"/>
              </w:rPr>
              <w:t>Avoid direct sunlight on optical sensors.</w:t>
            </w:r>
          </w:p>
        </w:tc>
      </w:tr>
    </w:tbl>
    <w:p>
      <w:pPr>
        <w:pStyle w:val="Heading2"/>
      </w:pPr>
      <w:r>
        <w:t>3.2 Mechanical installation</w:t>
      </w:r>
    </w:p>
    <w:p>
      <w:pPr>
        <w:pStyle w:val="ListNumber"/>
      </w:pPr>
      <w:r>
        <w:t>Position the machine according to drawing GA-AXP420-001. Maintain at least 800 mm clearance at removable guards and 1 000 mm in front of the electrical cabinet.</w:t>
      </w:r>
    </w:p>
    <w:p>
      <w:pPr>
        <w:pStyle w:val="ListNumber"/>
      </w:pPr>
      <w:r>
        <w:t>Level the main frame using the six adjustable feet. Maximum permitted deviation is 0.5 mm per metre in both axes.</w:t>
      </w:r>
    </w:p>
    <w:p>
      <w:pPr>
        <w:pStyle w:val="ListNumber"/>
      </w:pPr>
      <w:r>
        <w:t>Install the supplied floor anchors only after alignment with upstream and downstream conveyors is complete.</w:t>
      </w:r>
    </w:p>
    <w:p>
      <w:pPr>
        <w:pStyle w:val="ListNumber"/>
      </w:pPr>
      <w:r>
        <w:t>Connect product-transfer bridges without creating a trapping point or a vertical step greater than 1.5 mm.</w:t>
      </w:r>
    </w:p>
    <w:p>
      <w:pPr>
        <w:pStyle w:val="Heading2"/>
      </w:pPr>
      <w:r>
        <w:t>3.3 Electrical and pneumatic connection</w:t>
      </w:r>
    </w:p>
    <w:p>
      <w:r>
        <w:t>Route the incoming power cable through gland X0 and terminate conductors at Q0 according to the schematic. Protective earth must be connected before any live conductor. Verify clockwise phase sequence at the main fan and vacuum pump. Connect dry compressed air to the G 1/2 inlet on service unit FRL0; do not apply thread-sealing tape downstream of the filter.</w:t>
      </w:r>
    </w:p>
    <w:p>
      <w:pPr>
        <w:pStyle w:val="Heading2"/>
      </w:pPr>
      <w:r>
        <w:t>3.4 Commissioning checklist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Check</w:t>
            </w:r>
          </w:p>
        </w:tc>
        <w:tc>
          <w:tcPr>
            <w:tcW w:type="dxa" w:w="3360"/>
            <w:shd w:fill="D9EAF7"/>
          </w:tcPr>
          <w:p>
            <w:r/>
            <w:r>
              <w:rPr>
                <w:b/>
                <w:sz w:val="18"/>
              </w:rPr>
              <w:t>Acceptance criterion</w:t>
            </w:r>
          </w:p>
        </w:tc>
        <w:tc>
          <w:tcPr>
            <w:tcW w:type="dxa" w:w="3360"/>
            <w:shd w:fill="D9EAF7"/>
          </w:tcPr>
          <w:p>
            <w:r/>
            <w:r>
              <w:rPr>
                <w:b/>
                <w:sz w:val="18"/>
              </w:rPr>
              <w:t>Recorded result</w:t>
            </w:r>
          </w:p>
        </w:tc>
      </w:tr>
      <w:tr>
        <w:tc>
          <w:tcPr>
            <w:tcW w:type="dxa" w:w="3360"/>
          </w:tcPr>
          <w:p>
            <w:r/>
            <w:r>
              <w:rPr>
                <w:b w:val="0"/>
                <w:sz w:val="18"/>
              </w:rPr>
              <w:t>Guard interlocks</w:t>
            </w:r>
          </w:p>
        </w:tc>
        <w:tc>
          <w:tcPr>
            <w:tcW w:type="dxa" w:w="3360"/>
          </w:tcPr>
          <w:p>
            <w:r/>
            <w:r>
              <w:rPr>
                <w:b w:val="0"/>
                <w:sz w:val="18"/>
              </w:rPr>
              <w:t>Opening each interlocked guard removes torque and displays the correct guard number.</w:t>
            </w:r>
          </w:p>
        </w:tc>
        <w:tc>
          <w:tcPr>
            <w:tcW w:type="dxa" w:w="3360"/>
          </w:tcPr>
          <w:p>
            <w:r/>
            <w:r>
              <w:rPr>
                <w:b w:val="0"/>
                <w:sz w:val="18"/>
              </w:rPr>
              <w:t>Pass / Fail</w:t>
            </w:r>
          </w:p>
        </w:tc>
      </w:tr>
      <w:tr>
        <w:tc>
          <w:tcPr>
            <w:tcW w:type="dxa" w:w="3360"/>
          </w:tcPr>
          <w:p>
            <w:r/>
            <w:r>
              <w:rPr>
                <w:b w:val="0"/>
                <w:sz w:val="18"/>
              </w:rPr>
              <w:t>Emergency stops</w:t>
            </w:r>
          </w:p>
        </w:tc>
        <w:tc>
          <w:tcPr>
            <w:tcW w:type="dxa" w:w="3360"/>
          </w:tcPr>
          <w:p>
            <w:r/>
            <w:r>
              <w:rPr>
                <w:b w:val="0"/>
                <w:sz w:val="18"/>
              </w:rPr>
              <w:t>Every emergency-stop device stops hazardous motion and requires manual reset.</w:t>
            </w:r>
          </w:p>
        </w:tc>
        <w:tc>
          <w:tcPr>
            <w:tcW w:type="dxa" w:w="3360"/>
          </w:tcPr>
          <w:p>
            <w:r/>
            <w:r>
              <w:rPr>
                <w:b w:val="0"/>
                <w:sz w:val="18"/>
              </w:rPr>
              <w:t>Pass / Fail</w:t>
            </w:r>
          </w:p>
        </w:tc>
      </w:tr>
      <w:tr>
        <w:tc>
          <w:tcPr>
            <w:tcW w:type="dxa" w:w="3360"/>
          </w:tcPr>
          <w:p>
            <w:r/>
            <w:r>
              <w:rPr>
                <w:b w:val="0"/>
                <w:sz w:val="18"/>
              </w:rPr>
              <w:t>Servo homing</w:t>
            </w:r>
          </w:p>
        </w:tc>
        <w:tc>
          <w:tcPr>
            <w:tcW w:type="dxa" w:w="3360"/>
          </w:tcPr>
          <w:p>
            <w:r/>
            <w:r>
              <w:rPr>
                <w:b w:val="0"/>
                <w:sz w:val="18"/>
              </w:rPr>
              <w:t>All axes reach home without mechanical contact or following error.</w:t>
            </w:r>
          </w:p>
        </w:tc>
        <w:tc>
          <w:tcPr>
            <w:tcW w:type="dxa" w:w="3360"/>
          </w:tcPr>
          <w:p>
            <w:r/>
            <w:r>
              <w:rPr>
                <w:b w:val="0"/>
                <w:sz w:val="18"/>
              </w:rPr>
              <w:t>Pass / Fail</w:t>
            </w:r>
          </w:p>
        </w:tc>
      </w:tr>
      <w:tr>
        <w:tc>
          <w:tcPr>
            <w:tcW w:type="dxa" w:w="3360"/>
          </w:tcPr>
          <w:p>
            <w:r/>
            <w:r>
              <w:rPr>
                <w:b w:val="0"/>
                <w:sz w:val="18"/>
              </w:rPr>
              <w:t>Vacuum system</w:t>
            </w:r>
          </w:p>
        </w:tc>
        <w:tc>
          <w:tcPr>
            <w:tcW w:type="dxa" w:w="3360"/>
          </w:tcPr>
          <w:p>
            <w:r/>
            <w:r>
              <w:rPr>
                <w:b w:val="0"/>
                <w:sz w:val="18"/>
              </w:rPr>
              <w:t>Vacuum level is at least −0.65 bar during carton pick-up.</w:t>
            </w:r>
          </w:p>
        </w:tc>
        <w:tc>
          <w:tcPr>
            <w:tcW w:type="dxa" w:w="3360"/>
          </w:tcPr>
          <w:p>
            <w:r/>
            <w:r>
              <w:rPr>
                <w:b w:val="0"/>
                <w:sz w:val="18"/>
              </w:rPr>
              <w:t>______ bar</w:t>
            </w:r>
          </w:p>
        </w:tc>
      </w:tr>
      <w:tr>
        <w:tc>
          <w:tcPr>
            <w:tcW w:type="dxa" w:w="3360"/>
          </w:tcPr>
          <w:p>
            <w:r/>
            <w:r>
              <w:rPr>
                <w:b w:val="0"/>
                <w:sz w:val="18"/>
              </w:rPr>
              <w:t>Reject verification</w:t>
            </w:r>
          </w:p>
        </w:tc>
        <w:tc>
          <w:tcPr>
            <w:tcW w:type="dxa" w:w="3360"/>
          </w:tcPr>
          <w:p>
            <w:r/>
            <w:r>
              <w:rPr>
                <w:b w:val="0"/>
                <w:sz w:val="18"/>
              </w:rPr>
              <w:t>Test carton is rejected and reject counter increments by one.</w:t>
            </w:r>
          </w:p>
        </w:tc>
        <w:tc>
          <w:tcPr>
            <w:tcW w:type="dxa" w:w="3360"/>
          </w:tcPr>
          <w:p>
            <w:r/>
            <w:r>
              <w:rPr>
                <w:b w:val="0"/>
                <w:sz w:val="18"/>
              </w:rPr>
              <w:t>Pass / Fail</w:t>
            </w:r>
          </w:p>
        </w:tc>
      </w:tr>
    </w:tbl>
    <w:p>
      <w:r>
        <w:pict>
          <v:roundrect style="width:430pt;height:72pt" arcsize="8%" fillcolor="#FFF2CC" strokecolor="#BF9000">
            <v:textbox inset="8pt,5pt,8pt,5pt">
              <w:txbxContent>
                <w:p>
                  <w:r>
                    <w:rPr>
                      <w:b/>
                    </w:rPr>
                    <w:t>Service note — </w:t>
                  </w:r>
                  <w:r>
                    <w:t>After transport or relocation, inspect all plug connectors, pneumatic tubes, guards, and mechanical fasteners before energising the machine.</w:t>
                  </w:r>
                </w:p>
              </w:txbxContent>
            </v:textbox>
          </v:roundrect>
        </w:pict>
      </w:r>
    </w:p>
    <w:p>
      <w:pPr>
        <w:pStyle w:val="Heading1"/>
      </w:pPr>
      <w:r>
        <w:t>4 Operating instructions</w:t>
      </w:r>
    </w:p>
    <w:p>
      <w:pPr>
        <w:pStyle w:val="Heading2"/>
      </w:pPr>
      <w:r>
        <w:t>4.1 Pre-start inspection</w:t>
      </w:r>
    </w:p>
    <w:p>
      <w:pPr>
        <w:pStyle w:val="ListBullet"/>
      </w:pPr>
      <w:r>
        <w:t>All guards, covers, and access doors are installed and closed.</w:t>
      </w:r>
    </w:p>
    <w:p>
      <w:pPr>
        <w:pStyle w:val="ListBullet"/>
      </w:pPr>
      <w:r>
        <w:t>The machine and surrounding floor are free of tools, loose fasteners, packaging debris, and cleaning materials.</w:t>
      </w:r>
    </w:p>
    <w:p>
      <w:pPr>
        <w:pStyle w:val="ListBullet"/>
      </w:pPr>
      <w:r>
        <w:t>The carton magazine, product infeed, and reject bin contain the correct materials for the selected recipe.</w:t>
      </w:r>
    </w:p>
    <w:p>
      <w:pPr>
        <w:pStyle w:val="ListBullet"/>
      </w:pPr>
      <w:r>
        <w:t>Air pressure is between 5.5 and 6.5 bar and no significant leakage is audible.</w:t>
      </w:r>
    </w:p>
    <w:p>
      <w:pPr>
        <w:pStyle w:val="ListBullet"/>
      </w:pPr>
      <w:r>
        <w:t>No person is inside the guarded area or working on connected equipment.</w:t>
      </w:r>
    </w:p>
    <w:p>
      <w:pPr>
        <w:pStyle w:val="Heading2"/>
      </w:pPr>
      <w:r>
        <w:t>4.2 Starting automatic production</w:t>
      </w:r>
    </w:p>
    <w:p>
      <w:pPr>
        <w:pStyle w:val="ListNumber"/>
      </w:pPr>
      <w:r>
        <w:t>Turn main isolator Q0 to ON and wait for the HMI login screen.</w:t>
      </w:r>
    </w:p>
    <w:p>
      <w:pPr>
        <w:pStyle w:val="ListNumber"/>
      </w:pPr>
      <w:r>
        <w:t>Log in with an authorised operator account.</w:t>
      </w:r>
    </w:p>
    <w:p>
      <w:pPr>
        <w:pStyle w:val="ListNumber"/>
      </w:pPr>
      <w:r>
        <w:t>Select the required recipe and compare the displayed carton code, product code, and change-part number with the production order.</w:t>
      </w:r>
    </w:p>
    <w:p>
      <w:pPr>
        <w:pStyle w:val="ListNumber"/>
      </w:pPr>
      <w:r>
        <w:t>Press RESET. The safety status banner must change from red to grey.</w:t>
      </w:r>
    </w:p>
    <w:p>
      <w:pPr>
        <w:pStyle w:val="ListNumber"/>
      </w:pPr>
      <w:r>
        <w:t>Press HOME and wait until the message “Machine homed — ready” appears.</w:t>
      </w:r>
    </w:p>
    <w:p>
      <w:pPr>
        <w:pStyle w:val="ListNumber"/>
      </w:pPr>
      <w:r>
        <w:t>Start upstream product supply, then press START. Increase speed gradually while observing carton erection and product insertion.</w:t>
      </w:r>
    </w:p>
    <w:p>
      <w:pPr>
        <w:pStyle w:val="Heading2"/>
      </w:pPr>
      <w:r>
        <w:t>4.3 Recipe parameters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Parameter</w:t>
            </w:r>
          </w:p>
        </w:tc>
        <w:tc>
          <w:tcPr>
            <w:tcW w:type="dxa" w:w="2016"/>
            <w:shd w:fill="D9EAF7"/>
          </w:tcPr>
          <w:p>
            <w:r/>
            <w:r>
              <w:rPr>
                <w:b/>
                <w:sz w:val="18"/>
              </w:rPr>
              <w:t>Typical value</w:t>
            </w:r>
          </w:p>
        </w:tc>
        <w:tc>
          <w:tcPr>
            <w:tcW w:type="dxa" w:w="2016"/>
            <w:shd w:fill="D9EAF7"/>
          </w:tcPr>
          <w:p>
            <w:r/>
            <w:r>
              <w:rPr>
                <w:b/>
                <w:sz w:val="18"/>
              </w:rPr>
              <w:t>Allowed range</w:t>
            </w:r>
          </w:p>
        </w:tc>
        <w:tc>
          <w:tcPr>
            <w:tcW w:type="dxa" w:w="2016"/>
            <w:shd w:fill="D9EAF7"/>
          </w:tcPr>
          <w:p>
            <w:r/>
            <w:r>
              <w:rPr>
                <w:b/>
                <w:sz w:val="18"/>
              </w:rPr>
              <w:t>Unit</w:t>
            </w:r>
          </w:p>
        </w:tc>
        <w:tc>
          <w:tcPr>
            <w:tcW w:type="dxa" w:w="2016"/>
            <w:shd w:fill="D9EAF7"/>
          </w:tcPr>
          <w:p>
            <w:r/>
            <w:r>
              <w:rPr>
                <w:b/>
                <w:sz w:val="18"/>
              </w:rPr>
              <w:t>Effect</w:t>
            </w:r>
          </w:p>
        </w:tc>
      </w:tr>
      <w:tr>
        <w:tc>
          <w:tcPr>
            <w:tcW w:type="dxa" w:w="2016"/>
          </w:tcPr>
          <w:p>
            <w:r/>
            <w:r>
              <w:rPr>
                <w:b w:val="0"/>
                <w:sz w:val="18"/>
              </w:rPr>
              <w:t>Machine speed</w:t>
            </w:r>
          </w:p>
        </w:tc>
        <w:tc>
          <w:tcPr>
            <w:tcW w:type="dxa" w:w="2016"/>
          </w:tcPr>
          <w:p>
            <w:r/>
            <w:r>
              <w:rPr>
                <w:b w:val="0"/>
                <w:sz w:val="18"/>
              </w:rPr>
              <w:t>90</w:t>
            </w:r>
          </w:p>
        </w:tc>
        <w:tc>
          <w:tcPr>
            <w:tcW w:type="dxa" w:w="2016"/>
          </w:tcPr>
          <w:p>
            <w:r/>
            <w:r>
              <w:rPr>
                <w:b w:val="0"/>
                <w:sz w:val="18"/>
              </w:rPr>
              <w:t>20–120</w:t>
            </w:r>
          </w:p>
        </w:tc>
        <w:tc>
          <w:tcPr>
            <w:tcW w:type="dxa" w:w="2016"/>
          </w:tcPr>
          <w:p>
            <w:r/>
            <w:r>
              <w:rPr>
                <w:b w:val="0"/>
                <w:sz w:val="18"/>
              </w:rPr>
              <w:t>cartons/min</w:t>
            </w:r>
          </w:p>
        </w:tc>
        <w:tc>
          <w:tcPr>
            <w:tcW w:type="dxa" w:w="2016"/>
          </w:tcPr>
          <w:p>
            <w:r/>
            <w:r>
              <w:rPr>
                <w:b w:val="0"/>
                <w:sz w:val="18"/>
              </w:rPr>
              <w:t>Sets the master production rate.</w:t>
            </w:r>
          </w:p>
        </w:tc>
      </w:tr>
      <w:tr>
        <w:tc>
          <w:tcPr>
            <w:tcW w:type="dxa" w:w="2016"/>
          </w:tcPr>
          <w:p>
            <w:r/>
            <w:r>
              <w:rPr>
                <w:b w:val="0"/>
                <w:sz w:val="18"/>
              </w:rPr>
              <w:t>Carton pick vacuum delay</w:t>
            </w:r>
          </w:p>
        </w:tc>
        <w:tc>
          <w:tcPr>
            <w:tcW w:type="dxa" w:w="2016"/>
          </w:tcPr>
          <w:p>
            <w:r/>
            <w:r>
              <w:rPr>
                <w:b w:val="0"/>
                <w:sz w:val="18"/>
              </w:rPr>
              <w:t>45</w:t>
            </w:r>
          </w:p>
        </w:tc>
        <w:tc>
          <w:tcPr>
            <w:tcW w:type="dxa" w:w="2016"/>
          </w:tcPr>
          <w:p>
            <w:r/>
            <w:r>
              <w:rPr>
                <w:b w:val="0"/>
                <w:sz w:val="18"/>
              </w:rPr>
              <w:t>20–120</w:t>
            </w:r>
          </w:p>
        </w:tc>
        <w:tc>
          <w:tcPr>
            <w:tcW w:type="dxa" w:w="2016"/>
          </w:tcPr>
          <w:p>
            <w:r/>
            <w:r>
              <w:rPr>
                <w:b w:val="0"/>
                <w:sz w:val="18"/>
              </w:rPr>
              <w:t>ms</w:t>
            </w:r>
          </w:p>
        </w:tc>
        <w:tc>
          <w:tcPr>
            <w:tcW w:type="dxa" w:w="2016"/>
          </w:tcPr>
          <w:p>
            <w:r/>
            <w:r>
              <w:rPr>
                <w:b w:val="0"/>
                <w:sz w:val="18"/>
              </w:rPr>
              <w:t>Delays vacuum confirmation after cup contact.</w:t>
            </w:r>
          </w:p>
        </w:tc>
      </w:tr>
      <w:tr>
        <w:tc>
          <w:tcPr>
            <w:tcW w:type="dxa" w:w="2016"/>
          </w:tcPr>
          <w:p>
            <w:r/>
            <w:r>
              <w:rPr>
                <w:b w:val="0"/>
                <w:sz w:val="18"/>
              </w:rPr>
              <w:t>Product insertion position</w:t>
            </w:r>
          </w:p>
        </w:tc>
        <w:tc>
          <w:tcPr>
            <w:tcW w:type="dxa" w:w="2016"/>
          </w:tcPr>
          <w:p>
            <w:r/>
            <w:r>
              <w:rPr>
                <w:b w:val="0"/>
                <w:sz w:val="18"/>
              </w:rPr>
              <w:t>286.5</w:t>
            </w:r>
          </w:p>
        </w:tc>
        <w:tc>
          <w:tcPr>
            <w:tcW w:type="dxa" w:w="2016"/>
          </w:tcPr>
          <w:p>
            <w:r/>
            <w:r>
              <w:rPr>
                <w:b w:val="0"/>
                <w:sz w:val="18"/>
              </w:rPr>
              <w:t>250.0–320.0</w:t>
            </w:r>
          </w:p>
        </w:tc>
        <w:tc>
          <w:tcPr>
            <w:tcW w:type="dxa" w:w="2016"/>
          </w:tcPr>
          <w:p>
            <w:r/>
            <w:r>
              <w:rPr>
                <w:b w:val="0"/>
                <w:sz w:val="18"/>
              </w:rPr>
              <w:t>mm</w:t>
            </w:r>
          </w:p>
        </w:tc>
        <w:tc>
          <w:tcPr>
            <w:tcW w:type="dxa" w:w="2016"/>
          </w:tcPr>
          <w:p>
            <w:r/>
            <w:r>
              <w:rPr>
                <w:b w:val="0"/>
                <w:sz w:val="18"/>
              </w:rPr>
              <w:t>Defines servo insertion endpoint.</w:t>
            </w:r>
          </w:p>
        </w:tc>
      </w:tr>
      <w:tr>
        <w:tc>
          <w:tcPr>
            <w:tcW w:type="dxa" w:w="2016"/>
          </w:tcPr>
          <w:p>
            <w:r/>
            <w:r>
              <w:rPr>
                <w:b w:val="0"/>
                <w:sz w:val="18"/>
              </w:rPr>
              <w:t>Glue temperature</w:t>
            </w:r>
          </w:p>
        </w:tc>
        <w:tc>
          <w:tcPr>
            <w:tcW w:type="dxa" w:w="2016"/>
          </w:tcPr>
          <w:p>
            <w:r/>
            <w:r>
              <w:rPr>
                <w:b w:val="0"/>
                <w:sz w:val="18"/>
              </w:rPr>
              <w:t>170</w:t>
            </w:r>
          </w:p>
        </w:tc>
        <w:tc>
          <w:tcPr>
            <w:tcW w:type="dxa" w:w="2016"/>
          </w:tcPr>
          <w:p>
            <w:r/>
            <w:r>
              <w:rPr>
                <w:b w:val="0"/>
                <w:sz w:val="18"/>
              </w:rPr>
              <w:t>150–185</w:t>
            </w:r>
          </w:p>
        </w:tc>
        <w:tc>
          <w:tcPr>
            <w:tcW w:type="dxa" w:w="2016"/>
          </w:tcPr>
          <w:p>
            <w:r/>
            <w:r>
              <w:rPr>
                <w:b w:val="0"/>
                <w:sz w:val="18"/>
              </w:rPr>
              <w:t>°C</w:t>
            </w:r>
          </w:p>
        </w:tc>
        <w:tc>
          <w:tcPr>
            <w:tcW w:type="dxa" w:w="2016"/>
          </w:tcPr>
          <w:p>
            <w:r/>
            <w:r>
              <w:rPr>
                <w:b w:val="0"/>
                <w:sz w:val="18"/>
              </w:rPr>
              <w:t>Hot-melt option only.</w:t>
            </w:r>
          </w:p>
        </w:tc>
      </w:tr>
      <w:tr>
        <w:tc>
          <w:tcPr>
            <w:tcW w:type="dxa" w:w="2016"/>
          </w:tcPr>
          <w:p>
            <w:r/>
            <w:r>
              <w:rPr>
                <w:b w:val="0"/>
                <w:sz w:val="18"/>
              </w:rPr>
              <w:t>Reject pulse duration</w:t>
            </w:r>
          </w:p>
        </w:tc>
        <w:tc>
          <w:tcPr>
            <w:tcW w:type="dxa" w:w="2016"/>
          </w:tcPr>
          <w:p>
            <w:r/>
            <w:r>
              <w:rPr>
                <w:b w:val="0"/>
                <w:sz w:val="18"/>
              </w:rPr>
              <w:t>220</w:t>
            </w:r>
          </w:p>
        </w:tc>
        <w:tc>
          <w:tcPr>
            <w:tcW w:type="dxa" w:w="2016"/>
          </w:tcPr>
          <w:p>
            <w:r/>
            <w:r>
              <w:rPr>
                <w:b w:val="0"/>
                <w:sz w:val="18"/>
              </w:rPr>
              <w:t>100–500</w:t>
            </w:r>
          </w:p>
        </w:tc>
        <w:tc>
          <w:tcPr>
            <w:tcW w:type="dxa" w:w="2016"/>
          </w:tcPr>
          <w:p>
            <w:r/>
            <w:r>
              <w:rPr>
                <w:b w:val="0"/>
                <w:sz w:val="18"/>
              </w:rPr>
              <w:t>ms</w:t>
            </w:r>
          </w:p>
        </w:tc>
        <w:tc>
          <w:tcPr>
            <w:tcW w:type="dxa" w:w="2016"/>
          </w:tcPr>
          <w:p>
            <w:r/>
            <w:r>
              <w:rPr>
                <w:b w:val="0"/>
                <w:sz w:val="18"/>
              </w:rPr>
              <w:t>Controls reject-cylinder extension time.</w:t>
            </w:r>
          </w:p>
        </w:tc>
      </w:tr>
    </w:tbl>
    <w:p>
      <w:r>
        <w:rPr>
          <w:b/>
          <w:color w:val="C00000"/>
        </w:rPr>
        <w:t>Do not compensate for worn tooling by entering values outside the validated recipe range. Excessive position offsets can cause collisions between the insertion pusher, carton lugs, and closing guides.</w:t>
      </w:r>
    </w:p>
    <w:p>
      <w:pPr>
        <w:pStyle w:val="Heading2"/>
      </w:pPr>
      <w:r>
        <w:t>4.4 Format changeover</w:t>
      </w:r>
    </w:p>
    <w:p>
      <w:r>
        <w:t>A complete changeover requires the matching colour-coded change-part kit. Parts marked blue are installed on the operator side; parts marked black are installed on the drive side. The HMI wizard shows each required part and its installation position.</w:t>
      </w:r>
    </w:p>
    <w:p>
      <w:pPr>
        <w:pStyle w:val="ListNumber"/>
      </w:pPr>
      <w:r>
        <w:t>Stop the machine at an empty-cycle position and apply lockout/tagout.</w:t>
      </w:r>
    </w:p>
    <w:p>
      <w:pPr>
        <w:pStyle w:val="ListNumber"/>
      </w:pPr>
      <w:r>
        <w:t>Remove the carton magazine guides, transport lugs, product pusher head, and closing rails specified by the current recipe.</w:t>
      </w:r>
    </w:p>
    <w:p>
      <w:pPr>
        <w:pStyle w:val="ListNumber"/>
      </w:pPr>
      <w:r>
        <w:t>Clean all mounting faces. Never install a change part over carton dust, adhesive residue, or a raised locating pin.</w:t>
      </w:r>
    </w:p>
    <w:p>
      <w:pPr>
        <w:pStyle w:val="ListNumber"/>
      </w:pPr>
      <w:r>
        <w:t>Install the new parts and tighten hand knobs firmly. Use a torque wrench only where a torque value is engraved.</w:t>
      </w:r>
    </w:p>
    <w:p>
      <w:pPr>
        <w:pStyle w:val="ListNumber"/>
      </w:pPr>
      <w:r>
        <w:t>Restore energy, select the new recipe, home all axes, and run five empty cartons at 20 cartons/min.</w:t>
      </w:r>
    </w:p>
    <w:p>
      <w:pPr>
        <w:pStyle w:val="ListNumber"/>
      </w:pPr>
      <w:r>
        <w:t>Introduce product and inspect ten consecutive finished cartons before releasing the line for production.</w:t>
      </w:r>
    </w:p>
    <w:p>
      <w:pPr>
        <w:pStyle w:val="Heading2"/>
      </w:pPr>
      <w:r>
        <w:t>4.5 Product quality checks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Inspection point</w:t>
            </w:r>
          </w:p>
        </w:tc>
        <w:tc>
          <w:tcPr>
            <w:tcW w:type="dxa" w:w="3360"/>
            <w:shd w:fill="D9EAF7"/>
          </w:tcPr>
          <w:p>
            <w:r/>
            <w:r>
              <w:rPr>
                <w:b/>
                <w:sz w:val="18"/>
              </w:rPr>
              <w:t>Method</w:t>
            </w:r>
          </w:p>
        </w:tc>
        <w:tc>
          <w:tcPr>
            <w:tcW w:type="dxa" w:w="3360"/>
            <w:shd w:fill="D9EAF7"/>
          </w:tcPr>
          <w:p>
            <w:r/>
            <w:r>
              <w:rPr>
                <w:b/>
                <w:sz w:val="18"/>
              </w:rPr>
              <w:t>Acceptance</w:t>
            </w:r>
          </w:p>
        </w:tc>
      </w:tr>
      <w:tr>
        <w:tc>
          <w:tcPr>
            <w:tcW w:type="dxa" w:w="3360"/>
          </w:tcPr>
          <w:p>
            <w:r/>
            <w:r>
              <w:rPr>
                <w:b w:val="0"/>
                <w:sz w:val="18"/>
              </w:rPr>
              <w:t>Carton closure</w:t>
            </w:r>
          </w:p>
        </w:tc>
        <w:tc>
          <w:tcPr>
            <w:tcW w:type="dxa" w:w="3360"/>
          </w:tcPr>
          <w:p>
            <w:r/>
            <w:r>
              <w:rPr>
                <w:b w:val="0"/>
                <w:sz w:val="18"/>
              </w:rPr>
              <w:t>Visual inspection of top and bottom flaps</w:t>
            </w:r>
          </w:p>
        </w:tc>
        <w:tc>
          <w:tcPr>
            <w:tcW w:type="dxa" w:w="3360"/>
          </w:tcPr>
          <w:p>
            <w:r/>
            <w:r>
              <w:rPr>
                <w:b w:val="0"/>
                <w:sz w:val="18"/>
              </w:rPr>
              <w:t>Flaps fully engaged; no tearing or adhesive squeeze-out</w:t>
            </w:r>
          </w:p>
        </w:tc>
      </w:tr>
      <w:tr>
        <w:tc>
          <w:tcPr>
            <w:tcW w:type="dxa" w:w="3360"/>
          </w:tcPr>
          <w:p>
            <w:r/>
            <w:r>
              <w:rPr>
                <w:b w:val="0"/>
                <w:sz w:val="18"/>
              </w:rPr>
              <w:t>Coding and traceability</w:t>
            </w:r>
          </w:p>
        </w:tc>
        <w:tc>
          <w:tcPr>
            <w:tcW w:type="dxa" w:w="3360"/>
          </w:tcPr>
          <w:p>
            <w:r/>
            <w:r>
              <w:rPr>
                <w:b w:val="0"/>
                <w:sz w:val="18"/>
              </w:rPr>
              <w:t>Verify printed lot code and camera result</w:t>
            </w:r>
          </w:p>
        </w:tc>
        <w:tc>
          <w:tcPr>
            <w:tcW w:type="dxa" w:w="3360"/>
          </w:tcPr>
          <w:p>
            <w:r/>
          </w:p>
          <w:p>
            <w:r>
              <w:t>Acceptance by market:</w:t>
            </w:r>
          </w:p>
          <w:tbl>
            <w:tblPr>
              <w:tblStyle w:val="TableGrid"/>
              <w:tblW w:type="auto" w:w="0"/>
              <w:tblLook w:firstColumn="1" w:firstRow="1" w:lastColumn="0" w:lastRow="0" w:noHBand="0" w:noVBand="1" w:val="04A0"/>
            </w:tblPr>
            <w:tblGrid>
              <w:gridCol w:w="1680"/>
              <w:gridCol w:w="1680"/>
            </w:tblGrid>
            <w:tr>
              <w:tc>
                <w:tcPr>
                  <w:tcW w:type="dxa" w:w="1680"/>
                </w:tcPr>
                <w:p>
                  <w:r/>
                  <w:r>
                    <w:rPr>
                      <w:b w:val="0"/>
                      <w:sz w:val="18"/>
                    </w:rPr>
                    <w:t>EU</w:t>
                  </w:r>
                </w:p>
              </w:tc>
              <w:tc>
                <w:tcPr>
                  <w:tcW w:type="dxa" w:w="1680"/>
                </w:tcPr>
                <w:p>
                  <w:r/>
                  <w:r>
                    <w:rPr>
                      <w:b w:val="0"/>
                      <w:sz w:val="18"/>
                    </w:rPr>
                    <w:t>Lot + expiry date</w:t>
                  </w:r>
                </w:p>
              </w:tc>
            </w:tr>
            <w:tr>
              <w:tc>
                <w:tcPr>
                  <w:tcW w:type="dxa" w:w="1680"/>
                </w:tcPr>
                <w:p>
                  <w:r/>
                  <w:r>
                    <w:rPr>
                      <w:b w:val="0"/>
                      <w:sz w:val="18"/>
                    </w:rPr>
                    <w:t>US</w:t>
                  </w:r>
                </w:p>
              </w:tc>
              <w:tc>
                <w:tcPr>
                  <w:tcW w:type="dxa" w:w="1680"/>
                </w:tcPr>
                <w:p>
                  <w:r/>
                  <w:r>
                    <w:rPr>
                      <w:b w:val="0"/>
                      <w:sz w:val="18"/>
                    </w:rPr>
                    <w:t>Lot + use-by date</w:t>
                  </w:r>
                </w:p>
              </w:tc>
            </w:tr>
            <w:tr>
              <w:tc>
                <w:tcPr>
                  <w:tcW w:type="dxa" w:w="1680"/>
                </w:tcPr>
                <w:p>
                  <w:r/>
                  <w:r>
                    <w:rPr>
                      <w:b w:val="0"/>
                      <w:sz w:val="18"/>
                    </w:rPr>
                    <w:t>Export</w:t>
                  </w:r>
                </w:p>
              </w:tc>
              <w:tc>
                <w:tcPr>
                  <w:tcW w:type="dxa" w:w="1680"/>
                </w:tcPr>
                <w:p>
                  <w:r/>
                  <w:r>
                    <w:rPr>
                      <w:b w:val="0"/>
                      <w:sz w:val="18"/>
                    </w:rPr>
                    <w:t>Customer-specific code</w:t>
                  </w:r>
                </w:p>
              </w:tc>
            </w:tr>
          </w:tbl>
          <w:p/>
        </w:tc>
      </w:tr>
    </w:tbl>
    <w:p>
      <w:pPr>
        <w:pStyle w:val="Heading1"/>
      </w:pPr>
      <w:r>
        <w:t>5 Preventive maintenance</w:t>
      </w:r>
    </w:p>
    <w:p>
      <w:r>
        <w:t>Maintenance intervals are based on two-shift operation in a clean packaging environment. Shorten the intervals where carton dust, adhesive vapour, wash-down chemicals, or continuous three-shift production are present.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Interval</w:t>
            </w:r>
          </w:p>
        </w:tc>
        <w:tc>
          <w:tcPr>
            <w:tcW w:type="dxa" w:w="2016"/>
            <w:shd w:fill="D9EAF7"/>
          </w:tcPr>
          <w:p>
            <w:r/>
            <w:r>
              <w:rPr>
                <w:b/>
                <w:sz w:val="18"/>
              </w:rPr>
              <w:t>Component</w:t>
            </w:r>
          </w:p>
        </w:tc>
        <w:tc>
          <w:tcPr>
            <w:tcW w:type="dxa" w:w="2016"/>
            <w:shd w:fill="D9EAF7"/>
          </w:tcPr>
          <w:p>
            <w:r/>
            <w:r>
              <w:rPr>
                <w:b/>
                <w:sz w:val="18"/>
              </w:rPr>
              <w:t>Task</w:t>
            </w:r>
          </w:p>
        </w:tc>
        <w:tc>
          <w:tcPr>
            <w:tcW w:type="dxa" w:w="2016"/>
            <w:shd w:fill="D9EAF7"/>
          </w:tcPr>
          <w:p>
            <w:r/>
            <w:r>
              <w:rPr>
                <w:b/>
                <w:sz w:val="18"/>
              </w:rPr>
              <w:t>Material/tool</w:t>
            </w:r>
          </w:p>
        </w:tc>
        <w:tc>
          <w:tcPr>
            <w:tcW w:type="dxa" w:w="2016"/>
            <w:shd w:fill="D9EAF7"/>
          </w:tcPr>
          <w:p>
            <w:r/>
            <w:r>
              <w:rPr>
                <w:b/>
                <w:sz w:val="18"/>
              </w:rPr>
              <w:t>Responsible person</w:t>
            </w:r>
          </w:p>
        </w:tc>
      </w:tr>
      <w:tr>
        <w:tc>
          <w:tcPr>
            <w:tcW w:type="dxa" w:w="2016"/>
          </w:tcPr>
          <w:p>
            <w:r/>
            <w:r>
              <w:rPr>
                <w:b w:val="0"/>
                <w:sz w:val="18"/>
              </w:rPr>
              <w:t>Every shift</w:t>
            </w:r>
          </w:p>
        </w:tc>
        <w:tc>
          <w:tcPr>
            <w:tcW w:type="dxa" w:w="2016"/>
          </w:tcPr>
          <w:p>
            <w:r/>
            <w:r>
              <w:rPr>
                <w:b w:val="0"/>
                <w:sz w:val="18"/>
              </w:rPr>
              <w:t>Machine interior</w:t>
            </w:r>
          </w:p>
        </w:tc>
        <w:tc>
          <w:tcPr>
            <w:tcW w:type="dxa" w:w="2016"/>
          </w:tcPr>
          <w:p>
            <w:r/>
            <w:r>
              <w:rPr>
                <w:b w:val="0"/>
                <w:sz w:val="18"/>
              </w:rPr>
              <w:t>Remove carton dust with an industrial vacuum. Do not use compressed air near sensors or bearings.</w:t>
            </w:r>
          </w:p>
        </w:tc>
        <w:tc>
          <w:tcPr>
            <w:tcW w:type="dxa" w:w="2016"/>
          </w:tcPr>
          <w:p>
            <w:r/>
            <w:r>
              <w:rPr>
                <w:b w:val="0"/>
                <w:sz w:val="18"/>
              </w:rPr>
              <w:t>Vacuum; lint-free cloth</w:t>
            </w:r>
          </w:p>
        </w:tc>
        <w:tc>
          <w:tcPr>
            <w:tcW w:type="dxa" w:w="2016"/>
          </w:tcPr>
          <w:p>
            <w:r/>
            <w:r>
              <w:rPr>
                <w:b w:val="0"/>
                <w:sz w:val="18"/>
              </w:rPr>
              <w:t>Operator</w:t>
            </w:r>
          </w:p>
        </w:tc>
      </w:tr>
      <w:tr>
        <w:tc>
          <w:tcPr>
            <w:tcW w:type="dxa" w:w="2016"/>
          </w:tcPr>
          <w:p>
            <w:r/>
            <w:r>
              <w:rPr>
                <w:b w:val="0"/>
                <w:sz w:val="18"/>
              </w:rPr>
              <w:t>Weekly</w:t>
            </w:r>
          </w:p>
        </w:tc>
        <w:tc>
          <w:tcPr>
            <w:tcW w:type="dxa" w:w="2016"/>
          </w:tcPr>
          <w:p>
            <w:r/>
            <w:r>
              <w:rPr>
                <w:b w:val="0"/>
                <w:sz w:val="18"/>
              </w:rPr>
              <w:t>Vacuum cups and hoses</w:t>
            </w:r>
          </w:p>
        </w:tc>
        <w:tc>
          <w:tcPr>
            <w:tcW w:type="dxa" w:w="2016"/>
          </w:tcPr>
          <w:p>
            <w:r/>
            <w:r>
              <w:rPr>
                <w:b w:val="0"/>
                <w:sz w:val="18"/>
              </w:rPr>
              <w:t>Inspect for cracks, flattening, blockage, and loose fittings.</w:t>
            </w:r>
          </w:p>
        </w:tc>
        <w:tc>
          <w:tcPr>
            <w:tcW w:type="dxa" w:w="2016"/>
          </w:tcPr>
          <w:p>
            <w:r/>
            <w:r>
              <w:rPr>
                <w:b w:val="0"/>
                <w:sz w:val="18"/>
              </w:rPr>
              <w:t>Mild detergent solution</w:t>
            </w:r>
          </w:p>
        </w:tc>
        <w:tc>
          <w:tcPr>
            <w:tcW w:type="dxa" w:w="2016"/>
          </w:tcPr>
          <w:p>
            <w:r/>
            <w:r>
              <w:rPr>
                <w:b w:val="0"/>
                <w:sz w:val="18"/>
              </w:rPr>
              <w:t>Technician</w:t>
            </w:r>
          </w:p>
        </w:tc>
      </w:tr>
      <w:tr>
        <w:tc>
          <w:tcPr>
            <w:tcW w:type="dxa" w:w="2016"/>
          </w:tcPr>
          <w:p>
            <w:r/>
            <w:r>
              <w:rPr>
                <w:b w:val="0"/>
                <w:sz w:val="18"/>
              </w:rPr>
              <w:t>Weekly</w:t>
            </w:r>
          </w:p>
        </w:tc>
        <w:tc>
          <w:tcPr>
            <w:tcW w:type="dxa" w:w="2016"/>
          </w:tcPr>
          <w:p>
            <w:r/>
            <w:r>
              <w:rPr>
                <w:b w:val="0"/>
                <w:sz w:val="18"/>
              </w:rPr>
              <w:t>Transport chain</w:t>
            </w:r>
          </w:p>
        </w:tc>
        <w:tc>
          <w:tcPr>
            <w:tcW w:type="dxa" w:w="2016"/>
          </w:tcPr>
          <w:p>
            <w:r/>
            <w:r>
              <w:rPr>
                <w:b w:val="0"/>
                <w:sz w:val="18"/>
              </w:rPr>
              <w:t>Check tension and wipe guide surfaces.</w:t>
            </w:r>
          </w:p>
        </w:tc>
        <w:tc>
          <w:tcPr>
            <w:tcW w:type="dxa" w:w="2016"/>
          </w:tcPr>
          <w:p>
            <w:r/>
            <w:r>
              <w:rPr>
                <w:b w:val="0"/>
                <w:sz w:val="18"/>
              </w:rPr>
              <w:t>Feeler gauge</w:t>
            </w:r>
          </w:p>
        </w:tc>
        <w:tc>
          <w:tcPr>
            <w:tcW w:type="dxa" w:w="2016"/>
          </w:tcPr>
          <w:p>
            <w:r/>
            <w:r>
              <w:rPr>
                <w:b w:val="0"/>
                <w:sz w:val="18"/>
              </w:rPr>
              <w:t>Technician</w:t>
            </w:r>
          </w:p>
        </w:tc>
      </w:tr>
      <w:tr>
        <w:tc>
          <w:tcPr>
            <w:tcW w:type="dxa" w:w="2016"/>
          </w:tcPr>
          <w:p>
            <w:r/>
            <w:r>
              <w:rPr>
                <w:b w:val="0"/>
                <w:sz w:val="18"/>
              </w:rPr>
              <w:t>Monthly</w:t>
            </w:r>
          </w:p>
        </w:tc>
        <w:tc>
          <w:tcPr>
            <w:tcW w:type="dxa" w:w="2016"/>
          </w:tcPr>
          <w:p>
            <w:r/>
            <w:r>
              <w:rPr>
                <w:b w:val="0"/>
                <w:sz w:val="18"/>
              </w:rPr>
              <w:t>Safety devices</w:t>
            </w:r>
          </w:p>
        </w:tc>
        <w:tc>
          <w:tcPr>
            <w:tcW w:type="dxa" w:w="2016"/>
          </w:tcPr>
          <w:p>
            <w:r/>
            <w:r>
              <w:rPr>
                <w:b w:val="0"/>
                <w:sz w:val="18"/>
              </w:rPr>
              <w:t>Function-test emergency stops, interlocks, and reset logic.</w:t>
            </w:r>
          </w:p>
        </w:tc>
        <w:tc>
          <w:tcPr>
            <w:tcW w:type="dxa" w:w="2016"/>
          </w:tcPr>
          <w:p>
            <w:r/>
            <w:r>
              <w:rPr>
                <w:b w:val="0"/>
                <w:sz w:val="18"/>
              </w:rPr>
              <w:t>Test record FRM-SAF-02</w:t>
            </w:r>
          </w:p>
        </w:tc>
        <w:tc>
          <w:tcPr>
            <w:tcW w:type="dxa" w:w="2016"/>
          </w:tcPr>
          <w:p>
            <w:r/>
            <w:r>
              <w:rPr>
                <w:b w:val="0"/>
                <w:sz w:val="18"/>
              </w:rPr>
              <w:t>Qualified technician</w:t>
            </w:r>
          </w:p>
        </w:tc>
      </w:tr>
      <w:tr>
        <w:tc>
          <w:tcPr>
            <w:tcW w:type="dxa" w:w="2016"/>
          </w:tcPr>
          <w:p>
            <w:r/>
            <w:r>
              <w:rPr>
                <w:b w:val="0"/>
                <w:sz w:val="18"/>
              </w:rPr>
              <w:t>Every 1 000 h</w:t>
            </w:r>
          </w:p>
        </w:tc>
        <w:tc>
          <w:tcPr>
            <w:tcW w:type="dxa" w:w="2016"/>
          </w:tcPr>
          <w:p>
            <w:r/>
            <w:r>
              <w:rPr>
                <w:b w:val="0"/>
                <w:sz w:val="18"/>
              </w:rPr>
              <w:t>Gearboxes</w:t>
            </w:r>
          </w:p>
        </w:tc>
        <w:tc>
          <w:tcPr>
            <w:tcW w:type="dxa" w:w="2016"/>
          </w:tcPr>
          <w:p>
            <w:r/>
            <w:r>
              <w:rPr>
                <w:b w:val="0"/>
                <w:sz w:val="18"/>
              </w:rPr>
              <w:t>Inspect for leakage and abnormal noise; verify mounting bolts.</w:t>
            </w:r>
          </w:p>
        </w:tc>
        <w:tc>
          <w:tcPr>
            <w:tcW w:type="dxa" w:w="2016"/>
          </w:tcPr>
          <w:p>
            <w:r/>
            <w:r>
              <w:rPr>
                <w:b w:val="0"/>
                <w:sz w:val="18"/>
              </w:rPr>
              <w:t>Torque wrench</w:t>
            </w:r>
          </w:p>
        </w:tc>
        <w:tc>
          <w:tcPr>
            <w:tcW w:type="dxa" w:w="2016"/>
          </w:tcPr>
          <w:p>
            <w:r/>
            <w:r>
              <w:rPr>
                <w:b w:val="0"/>
                <w:sz w:val="18"/>
              </w:rPr>
              <w:t>Maintenance</w:t>
            </w:r>
          </w:p>
        </w:tc>
      </w:tr>
      <w:tr>
        <w:tc>
          <w:tcPr>
            <w:tcW w:type="dxa" w:w="2016"/>
          </w:tcPr>
          <w:p>
            <w:r/>
            <w:r>
              <w:rPr>
                <w:b w:val="0"/>
                <w:sz w:val="18"/>
              </w:rPr>
              <w:t>Every 2 000 h</w:t>
            </w:r>
          </w:p>
        </w:tc>
        <w:tc>
          <w:tcPr>
            <w:tcW w:type="dxa" w:w="2016"/>
          </w:tcPr>
          <w:p>
            <w:r/>
            <w:r>
              <w:rPr>
                <w:b w:val="0"/>
                <w:sz w:val="18"/>
              </w:rPr>
              <w:t>Servo coupling</w:t>
            </w:r>
          </w:p>
        </w:tc>
        <w:tc>
          <w:tcPr>
            <w:tcW w:type="dxa" w:w="2016"/>
          </w:tcPr>
          <w:p>
            <w:r/>
            <w:r>
              <w:rPr>
                <w:b w:val="0"/>
                <w:sz w:val="18"/>
              </w:rPr>
              <w:t>Inspect elastomer insert and shaft alignment.</w:t>
            </w:r>
          </w:p>
        </w:tc>
        <w:tc>
          <w:tcPr>
            <w:tcW w:type="dxa" w:w="2016"/>
          </w:tcPr>
          <w:p>
            <w:r/>
            <w:r>
              <w:rPr>
                <w:b w:val="0"/>
                <w:sz w:val="18"/>
              </w:rPr>
              <w:t>Dial indicator</w:t>
            </w:r>
          </w:p>
        </w:tc>
        <w:tc>
          <w:tcPr>
            <w:tcW w:type="dxa" w:w="2016"/>
          </w:tcPr>
          <w:p>
            <w:r/>
            <w:r>
              <w:rPr>
                <w:b w:val="0"/>
                <w:sz w:val="18"/>
              </w:rPr>
              <w:t>Maintenance</w:t>
            </w:r>
          </w:p>
        </w:tc>
      </w:tr>
      <w:tr>
        <w:tc>
          <w:tcPr>
            <w:tcW w:type="dxa" w:w="2016"/>
          </w:tcPr>
          <w:p>
            <w:r/>
            <w:r>
              <w:rPr>
                <w:b w:val="0"/>
                <w:sz w:val="18"/>
              </w:rPr>
              <w:t>Annually</w:t>
            </w:r>
          </w:p>
        </w:tc>
        <w:tc>
          <w:tcPr>
            <w:tcW w:type="dxa" w:w="2016"/>
          </w:tcPr>
          <w:p>
            <w:r/>
            <w:r>
              <w:rPr>
                <w:b w:val="0"/>
                <w:sz w:val="18"/>
              </w:rPr>
              <w:t>Electrical cabinet</w:t>
            </w:r>
          </w:p>
        </w:tc>
        <w:tc>
          <w:tcPr>
            <w:tcW w:type="dxa" w:w="2016"/>
          </w:tcPr>
          <w:p>
            <w:r/>
            <w:r>
              <w:rPr>
                <w:b w:val="0"/>
                <w:sz w:val="18"/>
              </w:rPr>
              <w:t>Inspect terminals, fans, filters, and protective-earth continuity.</w:t>
            </w:r>
          </w:p>
        </w:tc>
        <w:tc>
          <w:tcPr>
            <w:tcW w:type="dxa" w:w="2016"/>
          </w:tcPr>
          <w:p>
            <w:r/>
            <w:r>
              <w:rPr>
                <w:b w:val="0"/>
                <w:sz w:val="18"/>
              </w:rPr>
              <w:t>Calibrated test instruments</w:t>
            </w:r>
          </w:p>
        </w:tc>
        <w:tc>
          <w:tcPr>
            <w:tcW w:type="dxa" w:w="2016"/>
          </w:tcPr>
          <w:p>
            <w:r/>
            <w:r>
              <w:rPr>
                <w:b w:val="0"/>
                <w:sz w:val="18"/>
              </w:rPr>
              <w:t>Qualified electrician</w:t>
            </w:r>
          </w:p>
        </w:tc>
      </w:tr>
    </w:tbl>
    <w:p>
      <w:pPr>
        <w:pStyle w:val="Heading2"/>
      </w:pPr>
      <w:r>
        <w:t>5.1 Lubrication</w:t>
      </w:r>
    </w:p>
    <w:p>
      <w:r>
        <w:t>Use only NSF H1 food-grade lubricants where specified. Mixing incompatible greases can cause bearing failure. Wipe each grease nipple before connecting the grease gun and remove excess lubricant after application.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b/>
                <w:sz w:val="18"/>
              </w:rPr>
              <w:t>Lubrication point</w:t>
            </w:r>
          </w:p>
        </w:tc>
        <w:tc>
          <w:tcPr>
            <w:tcW w:type="dxa" w:w="2016"/>
          </w:tcPr>
          <w:p>
            <w:r/>
            <w:r>
              <w:rPr>
                <w:b/>
                <w:sz w:val="18"/>
              </w:rPr>
              <w:t>Lubricant</w:t>
            </w:r>
          </w:p>
        </w:tc>
        <w:tc>
          <w:tcPr>
            <w:tcW w:type="dxa" w:w="2016"/>
          </w:tcPr>
          <w:p>
            <w:r/>
            <w:r>
              <w:rPr>
                <w:b/>
                <w:sz w:val="18"/>
              </w:rPr>
              <w:t>Quantity</w:t>
            </w:r>
          </w:p>
        </w:tc>
        <w:tc>
          <w:tcPr>
            <w:tcW w:type="dxa" w:w="2016"/>
          </w:tcPr>
          <w:p>
            <w:r/>
            <w:r>
              <w:rPr>
                <w:b/>
                <w:sz w:val="18"/>
              </w:rPr>
              <w:t>Interval</w:t>
            </w:r>
          </w:p>
        </w:tc>
        <w:tc>
          <w:tcPr>
            <w:tcW w:type="dxa" w:w="2016"/>
          </w:tcPr>
          <w:p>
            <w:r/>
            <w:r>
              <w:rPr>
                <w:b/>
                <w:sz w:val="18"/>
              </w:rPr>
              <w:t>Access condition</w:t>
            </w:r>
          </w:p>
        </w:tc>
      </w:tr>
      <w:tr>
        <w:tc>
          <w:tcPr>
            <w:tcW w:type="dxa" w:w="2016"/>
          </w:tcPr>
          <w:p>
            <w:r/>
            <w:r>
              <w:rPr>
                <w:b w:val="0"/>
                <w:sz w:val="18"/>
              </w:rPr>
              <w:t>Carton transport chain</w:t>
            </w:r>
          </w:p>
        </w:tc>
        <w:tc>
          <w:tcPr>
            <w:tcW w:type="dxa" w:w="2016"/>
          </w:tcPr>
          <w:p>
            <w:r/>
            <w:r>
              <w:rPr>
                <w:b w:val="0"/>
                <w:sz w:val="18"/>
              </w:rPr>
              <w:t>ISO VG 68 H1 chain oil</w:t>
            </w:r>
          </w:p>
        </w:tc>
        <w:tc>
          <w:tcPr>
            <w:tcW w:type="dxa" w:w="2016"/>
          </w:tcPr>
          <w:p>
            <w:r/>
            <w:r>
              <w:rPr>
                <w:b w:val="0"/>
                <w:sz w:val="18"/>
              </w:rPr>
              <w:t>Thin continuous film</w:t>
            </w:r>
          </w:p>
        </w:tc>
        <w:tc>
          <w:tcPr>
            <w:tcW w:type="dxa" w:w="2016"/>
          </w:tcPr>
          <w:p>
            <w:r/>
            <w:r>
              <w:rPr>
                <w:b w:val="0"/>
                <w:sz w:val="18"/>
              </w:rPr>
              <w:t>250 h</w:t>
            </w:r>
          </w:p>
        </w:tc>
        <w:tc>
          <w:tcPr>
            <w:tcW w:type="dxa" w:w="2016"/>
          </w:tcPr>
          <w:p>
            <w:r/>
            <w:r>
              <w:rPr>
                <w:b w:val="0"/>
                <w:sz w:val="18"/>
              </w:rPr>
              <w:t>Machine stopped</w:t>
            </w:r>
          </w:p>
        </w:tc>
      </w:tr>
      <w:tr>
        <w:tc>
          <w:tcPr>
            <w:tcW w:type="dxa" w:w="2016"/>
          </w:tcPr>
          <w:p>
            <w:r/>
            <w:r>
              <w:rPr>
                <w:b w:val="0"/>
                <w:sz w:val="18"/>
              </w:rPr>
              <w:t>Main cam bearings</w:t>
            </w:r>
          </w:p>
        </w:tc>
        <w:tc>
          <w:tcPr>
            <w:tcW w:type="dxa" w:w="2016"/>
          </w:tcPr>
          <w:p>
            <w:r/>
            <w:r>
              <w:rPr>
                <w:b w:val="0"/>
                <w:sz w:val="18"/>
              </w:rPr>
              <w:t>NLGI 2 H1 grease</w:t>
            </w:r>
          </w:p>
        </w:tc>
        <w:tc>
          <w:tcPr>
            <w:tcW w:type="dxa" w:w="2016"/>
          </w:tcPr>
          <w:p>
            <w:r/>
            <w:r>
              <w:rPr>
                <w:b w:val="0"/>
                <w:sz w:val="18"/>
              </w:rPr>
              <w:t>2 strokes per nipple</w:t>
            </w:r>
          </w:p>
        </w:tc>
        <w:tc>
          <w:tcPr>
            <w:tcW w:type="dxa" w:w="2016"/>
          </w:tcPr>
          <w:p>
            <w:r/>
            <w:r>
              <w:rPr>
                <w:b w:val="0"/>
                <w:sz w:val="18"/>
              </w:rPr>
              <w:t>1 000 h</w:t>
            </w:r>
          </w:p>
        </w:tc>
        <w:tc>
          <w:tcPr>
            <w:tcW w:type="dxa" w:w="2016"/>
          </w:tcPr>
          <w:p>
            <w:r/>
            <w:r>
              <w:rPr>
                <w:b w:val="0"/>
                <w:sz w:val="18"/>
              </w:rPr>
              <w:t>Locked out</w:t>
            </w:r>
          </w:p>
        </w:tc>
      </w:tr>
      <w:tr>
        <w:tc>
          <w:tcPr>
            <w:tcW w:type="dxa" w:w="2016"/>
          </w:tcPr>
          <w:p>
            <w:r/>
            <w:r>
              <w:rPr>
                <w:b w:val="0"/>
                <w:sz w:val="18"/>
              </w:rPr>
              <w:t>Magazine linear guides</w:t>
            </w:r>
          </w:p>
        </w:tc>
        <w:tc>
          <w:tcPr>
            <w:tcW w:type="dxa" w:w="2016"/>
          </w:tcPr>
          <w:p>
            <w:r/>
            <w:r>
              <w:rPr>
                <w:b w:val="0"/>
                <w:sz w:val="18"/>
              </w:rPr>
              <w:t>PTFE dry-film lubricant</w:t>
            </w:r>
          </w:p>
        </w:tc>
        <w:tc>
          <w:tcPr>
            <w:tcW w:type="dxa" w:w="2016"/>
          </w:tcPr>
          <w:p>
            <w:r/>
            <w:r>
              <w:rPr>
                <w:b w:val="0"/>
                <w:sz w:val="18"/>
              </w:rPr>
              <w:t>Light spray, wipe dry</w:t>
            </w:r>
          </w:p>
        </w:tc>
        <w:tc>
          <w:tcPr>
            <w:tcW w:type="dxa" w:w="2016"/>
          </w:tcPr>
          <w:p>
            <w:r/>
            <w:r>
              <w:rPr>
                <w:b w:val="0"/>
                <w:sz w:val="18"/>
              </w:rPr>
              <w:t>500 h</w:t>
            </w:r>
          </w:p>
        </w:tc>
        <w:tc>
          <w:tcPr>
            <w:tcW w:type="dxa" w:w="2016"/>
          </w:tcPr>
          <w:p>
            <w:r/>
            <w:r>
              <w:rPr>
                <w:b w:val="0"/>
                <w:sz w:val="18"/>
              </w:rPr>
              <w:t>Locked out</w:t>
            </w:r>
          </w:p>
        </w:tc>
      </w:tr>
      <w:tr>
        <w:tc>
          <w:tcPr>
            <w:tcW w:type="dxa" w:w="2016"/>
          </w:tcPr>
          <w:p>
            <w:r/>
            <w:r>
              <w:rPr>
                <w:b w:val="0"/>
                <w:sz w:val="18"/>
              </w:rPr>
              <w:t>Pneumatic service unit</w:t>
            </w:r>
          </w:p>
        </w:tc>
        <w:tc>
          <w:tcPr>
            <w:tcW w:type="dxa" w:w="2016"/>
          </w:tcPr>
          <w:p>
            <w:r/>
            <w:r>
              <w:rPr>
                <w:b w:val="0"/>
                <w:sz w:val="18"/>
              </w:rPr>
              <w:t>None</w:t>
            </w:r>
          </w:p>
        </w:tc>
        <w:tc>
          <w:tcPr>
            <w:tcW w:type="dxa" w:w="2016"/>
          </w:tcPr>
          <w:p>
            <w:r/>
            <w:r>
              <w:rPr>
                <w:b w:val="0"/>
                <w:sz w:val="18"/>
              </w:rPr>
              <w:t>Do not add oil</w:t>
            </w:r>
          </w:p>
        </w:tc>
        <w:tc>
          <w:tcPr>
            <w:tcW w:type="dxa" w:w="2016"/>
          </w:tcPr>
          <w:p>
            <w:r/>
            <w:r>
              <w:rPr>
                <w:b w:val="0"/>
                <w:sz w:val="18"/>
              </w:rPr>
              <w:t>—</w:t>
            </w:r>
          </w:p>
        </w:tc>
        <w:tc>
          <w:tcPr>
            <w:tcW w:type="dxa" w:w="2016"/>
          </w:tcPr>
          <w:p>
            <w:r/>
            <w:r>
              <w:rPr>
                <w:b w:val="0"/>
                <w:sz w:val="18"/>
              </w:rPr>
              <w:t>Factory dry-air design</w:t>
            </w:r>
          </w:p>
        </w:tc>
      </w:tr>
    </w:tbl>
    <w:p>
      <w:pPr>
        <w:pStyle w:val="Heading2"/>
      </w:pPr>
      <w:r>
        <w:t>5.2 Cleaning procedure</w:t>
      </w:r>
    </w:p>
    <w:p>
      <w:r>
        <w:t>The standard AXP-420 is not designed for hose-down cleaning. Protect the HMI, electrical cabinet, motors, sensors, and pneumatic components from direct liquid spray. Use a damp cloth with neutral detergent on painted and stainless-steel surfaces. Do not use chlorine-based cleaners, abrasive pads, ketones, or pressurised steam.</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6 Troubleshooting and alarm recovery</w:t>
      </w:r>
    </w:p>
    <w:p>
      <w:r>
        <w:t>When an alarm occurs, note the alarm number and first-out event before resetting. Repeated resetting without correcting the cause can damage cartons, tooling, or servo mechanisms.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fill="F4CCCC"/>
          </w:tcPr>
          <w:p>
            <w:r/>
            <w:r>
              <w:rPr>
                <w:b/>
                <w:sz w:val="18"/>
              </w:rPr>
              <w:t>Alarm</w:t>
            </w:r>
          </w:p>
        </w:tc>
        <w:tc>
          <w:tcPr>
            <w:tcW w:type="dxa" w:w="2376"/>
            <w:shd w:fill="F4CCCC"/>
          </w:tcPr>
          <w:p>
            <w:r/>
            <w:r>
              <w:rPr>
                <w:b/>
                <w:sz w:val="18"/>
              </w:rPr>
              <w:t>HMI message</w:t>
            </w:r>
          </w:p>
        </w:tc>
        <w:tc>
          <w:tcPr>
            <w:tcW w:type="dxa" w:w="2376"/>
            <w:shd w:fill="F4CCCC"/>
          </w:tcPr>
          <w:p>
            <w:r/>
            <w:r>
              <w:rPr>
                <w:b/>
                <w:sz w:val="18"/>
              </w:rPr>
              <w:t>Probable cause</w:t>
            </w:r>
          </w:p>
        </w:tc>
        <w:tc>
          <w:tcPr>
            <w:tcW w:type="dxa" w:w="2376"/>
            <w:shd w:fill="F4CCCC"/>
          </w:tcPr>
          <w:p>
            <w:r/>
            <w:r>
              <w:rPr>
                <w:b/>
                <w:sz w:val="18"/>
              </w:rPr>
              <w:t>Diagnostic check</w:t>
            </w:r>
          </w:p>
        </w:tc>
        <w:tc>
          <w:tcPr>
            <w:tcW w:type="dxa" w:w="2376"/>
            <w:shd w:fill="F4CCCC"/>
          </w:tcPr>
          <w:p>
            <w:r/>
            <w:r>
              <w:rPr>
                <w:b/>
                <w:sz w:val="18"/>
              </w:rPr>
              <w:t>Corrective action</w:t>
            </w:r>
          </w:p>
        </w:tc>
        <w:tc>
          <w:tcPr>
            <w:tcW w:type="dxa" w:w="2376"/>
            <w:shd w:fill="F4CCCC"/>
          </w:tcPr>
          <w:p>
            <w:r/>
            <w:r>
              <w:rPr>
                <w:b/>
                <w:sz w:val="18"/>
              </w:rPr>
              <w:t>Restart condition</w:t>
            </w:r>
          </w:p>
        </w:tc>
      </w:tr>
      <w:tr>
        <w:tc>
          <w:tcPr>
            <w:tcW w:type="dxa" w:w="2376"/>
          </w:tcPr>
          <w:p>
            <w:r/>
            <w:r>
              <w:rPr>
                <w:b w:val="0"/>
                <w:sz w:val="18"/>
              </w:rPr>
              <w:t>A101</w:t>
            </w:r>
          </w:p>
        </w:tc>
        <w:tc>
          <w:tcPr>
            <w:tcW w:type="dxa" w:w="2376"/>
          </w:tcPr>
          <w:p>
            <w:r/>
            <w:r>
              <w:rPr>
                <w:b w:val="0"/>
                <w:sz w:val="18"/>
              </w:rPr>
              <w:t>Carton not picked</w:t>
            </w:r>
          </w:p>
        </w:tc>
        <w:tc>
          <w:tcPr>
            <w:tcW w:type="dxa" w:w="2376"/>
          </w:tcPr>
          <w:p>
            <w:r/>
            <w:r>
              <w:rPr>
                <w:b w:val="0"/>
                <w:sz w:val="18"/>
              </w:rPr>
              <w:t>Magazine empty; vacuum leak; double blank</w:t>
            </w:r>
          </w:p>
        </w:tc>
        <w:tc>
          <w:tcPr>
            <w:tcW w:type="dxa" w:w="2376"/>
          </w:tcPr>
          <w:p>
            <w:r/>
            <w:r>
              <w:rPr>
                <w:b w:val="0"/>
                <w:sz w:val="18"/>
              </w:rPr>
              <w:t>Check carton level, vacuum switch PS1, cup condition, and blank separation.</w:t>
            </w:r>
          </w:p>
        </w:tc>
        <w:tc>
          <w:tcPr>
            <w:tcW w:type="dxa" w:w="2376"/>
          </w:tcPr>
          <w:p>
            <w:r/>
            <w:r>
              <w:rPr>
                <w:b w:val="0"/>
                <w:sz w:val="18"/>
              </w:rPr>
              <w:t>Refill magazine; clean or replace cups; adjust separator fingers.</w:t>
            </w:r>
          </w:p>
        </w:tc>
        <w:tc>
          <w:tcPr>
            <w:tcW w:type="dxa" w:w="2376"/>
          </w:tcPr>
          <w:p>
            <w:r/>
            <w:r>
              <w:rPr>
                <w:b w:val="0"/>
                <w:sz w:val="18"/>
              </w:rPr>
              <w:t>One carton is erected correctly in manual mode.</w:t>
            </w:r>
          </w:p>
        </w:tc>
      </w:tr>
      <w:tr>
        <w:tc>
          <w:tcPr>
            <w:tcW w:type="dxa" w:w="2376"/>
          </w:tcPr>
          <w:p>
            <w:r/>
            <w:r>
              <w:rPr>
                <w:b w:val="0"/>
                <w:sz w:val="18"/>
              </w:rPr>
              <w:t>A118</w:t>
            </w:r>
          </w:p>
        </w:tc>
        <w:tc>
          <w:tcPr>
            <w:tcW w:type="dxa" w:w="2376"/>
          </w:tcPr>
          <w:p>
            <w:r/>
            <w:r>
              <w:rPr>
                <w:b w:val="0"/>
                <w:sz w:val="18"/>
              </w:rPr>
              <w:t>Product missing at loading station</w:t>
            </w:r>
          </w:p>
        </w:tc>
        <w:tc>
          <w:tcPr>
            <w:tcW w:type="dxa" w:w="2376"/>
          </w:tcPr>
          <w:p>
            <w:r/>
            <w:r>
              <w:rPr>
                <w:b w:val="0"/>
                <w:sz w:val="18"/>
              </w:rPr>
              <w:t>Upstream gap; sensor B2 dirty; product stopped in transfer</w:t>
            </w:r>
          </w:p>
        </w:tc>
        <w:tc>
          <w:tcPr>
            <w:tcW w:type="dxa" w:w="2376"/>
          </w:tcPr>
          <w:p>
            <w:r/>
            <w:r>
              <w:rPr>
                <w:b w:val="0"/>
                <w:sz w:val="18"/>
              </w:rPr>
              <w:t>Observe B2 status and inspect transfer guides.</w:t>
            </w:r>
          </w:p>
        </w:tc>
        <w:tc>
          <w:tcPr>
            <w:tcW w:type="dxa" w:w="2376"/>
          </w:tcPr>
          <w:p>
            <w:r/>
            <w:r>
              <w:rPr>
                <w:b w:val="0"/>
                <w:sz w:val="18"/>
              </w:rPr>
              <w:t>Clean B2; remove obstruction; synchronise upstream equipment.</w:t>
            </w:r>
          </w:p>
        </w:tc>
        <w:tc>
          <w:tcPr>
            <w:tcW w:type="dxa" w:w="2376"/>
          </w:tcPr>
          <w:p>
            <w:r/>
            <w:r>
              <w:rPr>
                <w:b w:val="0"/>
                <w:sz w:val="18"/>
              </w:rPr>
              <w:t>Product presence changes reliably on HMI.</w:t>
            </w:r>
          </w:p>
        </w:tc>
      </w:tr>
      <w:tr>
        <w:tc>
          <w:tcPr>
            <w:tcW w:type="dxa" w:w="2376"/>
          </w:tcPr>
          <w:p>
            <w:r/>
            <w:r>
              <w:rPr>
                <w:b w:val="0"/>
                <w:sz w:val="18"/>
              </w:rPr>
              <w:t>A205</w:t>
            </w:r>
          </w:p>
        </w:tc>
        <w:tc>
          <w:tcPr>
            <w:tcW w:type="dxa" w:w="2376"/>
          </w:tcPr>
          <w:p>
            <w:r/>
            <w:r>
              <w:rPr>
                <w:b w:val="0"/>
                <w:sz w:val="18"/>
              </w:rPr>
              <w:t>Insertion axis following error</w:t>
            </w:r>
          </w:p>
        </w:tc>
        <w:tc>
          <w:tcPr>
            <w:tcW w:type="dxa" w:w="2376"/>
          </w:tcPr>
          <w:p>
            <w:r/>
            <w:r>
              <w:rPr>
                <w:b w:val="0"/>
                <w:sz w:val="18"/>
              </w:rPr>
              <w:t>Mechanical obstruction; excessive acceleration; loose coupling</w:t>
            </w:r>
          </w:p>
        </w:tc>
        <w:tc>
          <w:tcPr>
            <w:tcW w:type="dxa" w:w="2376"/>
          </w:tcPr>
          <w:p>
            <w:r/>
            <w:r>
              <w:rPr>
                <w:b w:val="0"/>
                <w:sz w:val="18"/>
              </w:rPr>
              <w:t>Lock out and move mechanism by hand; inspect coupling and guides.</w:t>
            </w:r>
          </w:p>
        </w:tc>
        <w:tc>
          <w:tcPr>
            <w:tcW w:type="dxa" w:w="2376"/>
          </w:tcPr>
          <w:p>
            <w:r/>
            <w:r>
              <w:rPr>
                <w:b w:val="0"/>
                <w:sz w:val="18"/>
              </w:rPr>
              <w:t>Remove obstruction; tighten coupling; restore validated motion profile.</w:t>
            </w:r>
          </w:p>
        </w:tc>
        <w:tc>
          <w:tcPr>
            <w:tcW w:type="dxa" w:w="2376"/>
          </w:tcPr>
          <w:p>
            <w:r/>
            <w:r>
              <w:rPr>
                <w:b w:val="0"/>
                <w:sz w:val="18"/>
              </w:rPr>
              <w:t>Axis homes without error and completes five dry cycles.</w:t>
            </w:r>
          </w:p>
        </w:tc>
      </w:tr>
      <w:tr>
        <w:tc>
          <w:tcPr>
            <w:tcW w:type="dxa" w:w="2376"/>
          </w:tcPr>
          <w:p>
            <w:r/>
            <w:r>
              <w:rPr>
                <w:b w:val="0"/>
                <w:sz w:val="18"/>
              </w:rPr>
              <w:t>A233</w:t>
            </w:r>
          </w:p>
        </w:tc>
        <w:tc>
          <w:tcPr>
            <w:tcW w:type="dxa" w:w="2376"/>
          </w:tcPr>
          <w:p>
            <w:r/>
            <w:r>
              <w:rPr>
                <w:b w:val="0"/>
                <w:sz w:val="18"/>
              </w:rPr>
              <w:t>Guard 3 open</w:t>
            </w:r>
          </w:p>
        </w:tc>
        <w:tc>
          <w:tcPr>
            <w:tcW w:type="dxa" w:w="2376"/>
          </w:tcPr>
          <w:p>
            <w:r/>
            <w:r>
              <w:rPr>
                <w:b w:val="0"/>
                <w:sz w:val="18"/>
              </w:rPr>
              <w:t>Guard not closed; actuator misaligned; cable fault</w:t>
            </w:r>
          </w:p>
        </w:tc>
        <w:tc>
          <w:tcPr>
            <w:tcW w:type="dxa" w:w="2376"/>
          </w:tcPr>
          <w:p>
            <w:r/>
            <w:r>
              <w:rPr>
                <w:b w:val="0"/>
                <w:sz w:val="18"/>
              </w:rPr>
              <w:t>Inspect guard tongue and safety-switch LEDs.</w:t>
            </w:r>
          </w:p>
        </w:tc>
        <w:tc>
          <w:tcPr>
            <w:tcW w:type="dxa" w:w="2376"/>
          </w:tcPr>
          <w:p>
            <w:r/>
            <w:r>
              <w:rPr>
                <w:b w:val="0"/>
                <w:sz w:val="18"/>
              </w:rPr>
              <w:t>Close guard; realign actuator; repair cable using approved parts.</w:t>
            </w:r>
          </w:p>
        </w:tc>
        <w:tc>
          <w:tcPr>
            <w:tcW w:type="dxa" w:w="2376"/>
          </w:tcPr>
          <w:p>
            <w:r/>
            <w:r>
              <w:rPr>
                <w:b w:val="0"/>
                <w:sz w:val="18"/>
              </w:rPr>
              <w:t>Safety controller shows both channels healthy.</w:t>
            </w:r>
          </w:p>
        </w:tc>
      </w:tr>
      <w:tr>
        <w:tc>
          <w:tcPr>
            <w:tcW w:type="dxa" w:w="2376"/>
          </w:tcPr>
          <w:p>
            <w:r/>
            <w:r>
              <w:rPr>
                <w:b w:val="0"/>
                <w:sz w:val="18"/>
              </w:rPr>
              <w:t>A310</w:t>
            </w:r>
          </w:p>
        </w:tc>
        <w:tc>
          <w:tcPr>
            <w:tcW w:type="dxa" w:w="2376"/>
          </w:tcPr>
          <w:p>
            <w:r/>
            <w:r>
              <w:rPr>
                <w:b w:val="0"/>
                <w:sz w:val="18"/>
              </w:rPr>
              <w:t>Low air pressure</w:t>
            </w:r>
          </w:p>
        </w:tc>
        <w:tc>
          <w:tcPr>
            <w:tcW w:type="dxa" w:w="2376"/>
          </w:tcPr>
          <w:p>
            <w:r/>
            <w:r>
              <w:rPr>
                <w:b w:val="0"/>
                <w:sz w:val="18"/>
              </w:rPr>
              <w:t>Plant pressure low; V0 closed; filter blocked; major leak</w:t>
            </w:r>
          </w:p>
        </w:tc>
        <w:tc>
          <w:tcPr>
            <w:tcW w:type="dxa" w:w="2376"/>
          </w:tcPr>
          <w:p>
            <w:r/>
            <w:r>
              <w:rPr>
                <w:b w:val="0"/>
                <w:sz w:val="18"/>
              </w:rPr>
              <w:t>Read PI0 and listen for leakage.</w:t>
            </w:r>
          </w:p>
        </w:tc>
        <w:tc>
          <w:tcPr>
            <w:tcW w:type="dxa" w:w="2376"/>
          </w:tcPr>
          <w:p>
            <w:r/>
            <w:r>
              <w:rPr>
                <w:b w:val="0"/>
                <w:sz w:val="18"/>
              </w:rPr>
              <w:t>Open V0; replace filter element; repair leaking tube or valve.</w:t>
            </w:r>
          </w:p>
        </w:tc>
        <w:tc>
          <w:tcPr>
            <w:tcW w:type="dxa" w:w="2376"/>
          </w:tcPr>
          <w:p>
            <w:r/>
            <w:r>
              <w:rPr>
                <w:b w:val="0"/>
                <w:sz w:val="18"/>
              </w:rPr>
              <w:t>Pressure remains above 5.5 bar during cycling.</w:t>
            </w:r>
          </w:p>
        </w:tc>
      </w:tr>
      <w:tr>
        <w:tc>
          <w:tcPr>
            <w:tcW w:type="dxa" w:w="2376"/>
          </w:tcPr>
          <w:p>
            <w:r/>
            <w:r>
              <w:rPr>
                <w:b w:val="0"/>
                <w:sz w:val="18"/>
              </w:rPr>
              <w:t>A402</w:t>
            </w:r>
          </w:p>
        </w:tc>
        <w:tc>
          <w:tcPr>
            <w:tcW w:type="dxa" w:w="2376"/>
          </w:tcPr>
          <w:p>
            <w:r/>
            <w:r>
              <w:rPr>
                <w:b w:val="0"/>
                <w:sz w:val="18"/>
              </w:rPr>
              <w:t>Reject bin full or absent</w:t>
            </w:r>
          </w:p>
        </w:tc>
        <w:tc>
          <w:tcPr>
            <w:tcW w:type="dxa" w:w="2376"/>
          </w:tcPr>
          <w:p>
            <w:r/>
            <w:r>
              <w:rPr>
                <w:b w:val="0"/>
                <w:sz w:val="18"/>
              </w:rPr>
              <w:t>Bin full; bin not seated; sensor B9 misaligned</w:t>
            </w:r>
          </w:p>
        </w:tc>
        <w:tc>
          <w:tcPr>
            <w:tcW w:type="dxa" w:w="2376"/>
          </w:tcPr>
          <w:p>
            <w:r/>
            <w:r>
              <w:rPr>
                <w:b w:val="0"/>
                <w:sz w:val="18"/>
              </w:rPr>
              <w:t>Inspect bin and B9 indication.</w:t>
            </w:r>
          </w:p>
        </w:tc>
        <w:tc>
          <w:tcPr>
            <w:tcW w:type="dxa" w:w="2376"/>
          </w:tcPr>
          <w:p>
            <w:r/>
            <w:r>
              <w:rPr>
                <w:b w:val="0"/>
                <w:sz w:val="18"/>
              </w:rPr>
              <w:t>Empty and reinstall bin; align sensor.</w:t>
            </w:r>
          </w:p>
        </w:tc>
        <w:tc>
          <w:tcPr>
            <w:tcW w:type="dxa" w:w="2376"/>
          </w:tcPr>
          <w:p>
            <w:r/>
            <w:r>
              <w:rPr>
                <w:b w:val="0"/>
                <w:sz w:val="18"/>
              </w:rPr>
              <w:t>B9 confirms bin present and not full.</w:t>
            </w:r>
          </w:p>
        </w:tc>
      </w:tr>
      <w:tr>
        <w:tc>
          <w:tcPr>
            <w:tcW w:type="dxa" w:w="2376"/>
          </w:tcPr>
          <w:p>
            <w:r/>
            <w:r>
              <w:rPr>
                <w:b w:val="0"/>
                <w:sz w:val="18"/>
              </w:rPr>
              <w:t>A510</w:t>
            </w:r>
          </w:p>
        </w:tc>
        <w:tc>
          <w:tcPr>
            <w:tcW w:type="dxa" w:w="2376"/>
          </w:tcPr>
          <w:p>
            <w:r/>
            <w:r>
              <w:rPr>
                <w:b w:val="0"/>
                <w:sz w:val="18"/>
              </w:rPr>
              <w:t>Glue temperature not ready</w:t>
            </w:r>
          </w:p>
        </w:tc>
        <w:tc>
          <w:tcPr>
            <w:tcW w:type="dxa" w:w="2376"/>
          </w:tcPr>
          <w:p>
            <w:r/>
            <w:r>
              <w:rPr>
                <w:b w:val="0"/>
                <w:sz w:val="18"/>
              </w:rPr>
              <w:t>Heater warming; sensor fault; overtemperature trip</w:t>
            </w:r>
          </w:p>
        </w:tc>
        <w:tc>
          <w:tcPr>
            <w:tcW w:type="dxa" w:w="2376"/>
          </w:tcPr>
          <w:p>
            <w:r/>
            <w:r>
              <w:rPr>
                <w:b w:val="0"/>
                <w:sz w:val="18"/>
              </w:rPr>
              <w:t>Check actual temperature, setpoint, and applicator controller status.</w:t>
            </w:r>
          </w:p>
        </w:tc>
        <w:tc>
          <w:tcPr>
            <w:tcW w:type="dxa" w:w="2376"/>
          </w:tcPr>
          <w:p>
            <w:r/>
            <w:r>
              <w:rPr>
                <w:b w:val="0"/>
                <w:sz w:val="18"/>
              </w:rPr>
              <w:t>Wait for ready; inspect sensor; reset controller after cooling.</w:t>
            </w:r>
          </w:p>
        </w:tc>
        <w:tc>
          <w:tcPr>
            <w:tcW w:type="dxa" w:w="2376"/>
          </w:tcPr>
          <w:p>
            <w:r/>
            <w:r>
              <w:rPr>
                <w:b w:val="0"/>
                <w:sz w:val="18"/>
              </w:rPr>
              <w:t>Actual temperature is within ±5 °C of setpoint.</w:t>
            </w:r>
          </w:p>
        </w:tc>
      </w:tr>
      <w:tr>
        <w:tc>
          <w:tcPr>
            <w:tcW w:type="dxa" w:w="2376"/>
          </w:tcPr>
          <w:p>
            <w:r/>
            <w:r>
              <w:rPr>
                <w:b w:val="0"/>
                <w:sz w:val="18"/>
              </w:rPr>
              <w:t>A612</w:t>
            </w:r>
          </w:p>
        </w:tc>
        <w:tc>
          <w:tcPr>
            <w:tcW w:type="dxa" w:w="2376"/>
          </w:tcPr>
          <w:p>
            <w:r/>
            <w:r>
              <w:rPr>
                <w:b w:val="0"/>
                <w:sz w:val="18"/>
              </w:rPr>
              <w:t>Downstream blocked</w:t>
            </w:r>
          </w:p>
        </w:tc>
        <w:tc>
          <w:tcPr>
            <w:tcW w:type="dxa" w:w="2376"/>
          </w:tcPr>
          <w:p>
            <w:r/>
            <w:r>
              <w:rPr>
                <w:b w:val="0"/>
                <w:sz w:val="18"/>
              </w:rPr>
              <w:t>Discharge photoeye B3 covered; downstream conveyor stopped</w:t>
            </w:r>
          </w:p>
        </w:tc>
        <w:tc>
          <w:tcPr>
            <w:tcW w:type="dxa" w:w="2376"/>
          </w:tcPr>
          <w:p>
            <w:r/>
            <w:r>
              <w:rPr>
                <w:b w:val="0"/>
                <w:sz w:val="18"/>
              </w:rPr>
              <w:t>Inspect discharge and downstream permissive input.</w:t>
            </w:r>
          </w:p>
        </w:tc>
        <w:tc>
          <w:tcPr>
            <w:tcW w:type="dxa" w:w="2376"/>
          </w:tcPr>
          <w:p>
            <w:r/>
            <w:r>
              <w:rPr>
                <w:b w:val="0"/>
                <w:sz w:val="18"/>
              </w:rPr>
              <w:t>Remove cartons; restart downstream conveyor; clean B3.</w:t>
            </w:r>
          </w:p>
        </w:tc>
        <w:tc>
          <w:tcPr>
            <w:tcW w:type="dxa" w:w="2376"/>
          </w:tcPr>
          <w:p>
            <w:r/>
            <w:r>
              <w:rPr>
                <w:b w:val="0"/>
                <w:sz w:val="18"/>
              </w:rPr>
              <w:t>Discharge path remains clear for three seconds.</w:t>
            </w:r>
          </w:p>
        </w:tc>
      </w:tr>
    </w:tbl>
    <w:p>
      <w:pPr>
        <w:sectPr>
          <w:pgSz w:w="15840" w:h="12240" w:orient="landscape"/>
          <w:pgMar w:top="936" w:right="792" w:bottom="936" w:left="792" w:header="720" w:footer="720" w:gutter="0"/>
          <w:cols w:space="720"/>
          <w:docGrid w:linePitch="360"/>
        </w:sectPr>
      </w:pPr>
    </w:p>
    <w:p>
      <w:pPr>
        <w:pStyle w:val="Heading1"/>
      </w:pPr>
      <w:r>
        <w:t>7 Technical data</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8"/>
              </w:rPr>
              <w:t>Characteristic</w:t>
            </w:r>
          </w:p>
        </w:tc>
        <w:tc>
          <w:tcPr>
            <w:tcW w:type="dxa" w:w="2520"/>
            <w:shd w:fill="D9EAF7"/>
          </w:tcPr>
          <w:p>
            <w:r/>
            <w:r>
              <w:rPr>
                <w:b/>
                <w:sz w:val="18"/>
              </w:rPr>
              <w:t>Standard machine</w:t>
            </w:r>
          </w:p>
        </w:tc>
        <w:tc>
          <w:tcPr>
            <w:tcW w:type="dxa" w:w="2520"/>
            <w:shd w:fill="D9EAF7"/>
          </w:tcPr>
          <w:p>
            <w:r/>
            <w:r>
              <w:rPr>
                <w:b/>
                <w:sz w:val="18"/>
              </w:rPr>
              <w:t>Optional configuration</w:t>
            </w:r>
          </w:p>
        </w:tc>
        <w:tc>
          <w:tcPr>
            <w:tcW w:type="dxa" w:w="2520"/>
            <w:shd w:fill="D9EAF7"/>
          </w:tcPr>
          <w:p>
            <w:r/>
            <w:r>
              <w:rPr>
                <w:b/>
                <w:sz w:val="18"/>
              </w:rPr>
              <w:t>Tolerance/remark</w:t>
            </w:r>
          </w:p>
        </w:tc>
      </w:tr>
      <w:tr>
        <w:tc>
          <w:tcPr>
            <w:tcW w:type="dxa" w:w="2520"/>
          </w:tcPr>
          <w:p>
            <w:r/>
            <w:r>
              <w:rPr>
                <w:b w:val="0"/>
                <w:sz w:val="18"/>
              </w:rPr>
              <w:t>Maximum mechanical speed</w:t>
            </w:r>
          </w:p>
        </w:tc>
        <w:tc>
          <w:tcPr>
            <w:tcW w:type="dxa" w:w="2520"/>
          </w:tcPr>
          <w:p>
            <w:r/>
            <w:r>
              <w:rPr>
                <w:b w:val="0"/>
                <w:sz w:val="18"/>
              </w:rPr>
              <w:t>120 cartons/min</w:t>
            </w:r>
          </w:p>
        </w:tc>
        <w:tc>
          <w:tcPr>
            <w:tcW w:type="dxa" w:w="2520"/>
          </w:tcPr>
          <w:p>
            <w:r/>
            <w:r>
              <w:rPr>
                <w:b w:val="0"/>
                <w:sz w:val="18"/>
              </w:rPr>
              <w:t>150 cartons/min high-speed kit</w:t>
            </w:r>
          </w:p>
        </w:tc>
        <w:tc>
          <w:tcPr>
            <w:tcW w:type="dxa" w:w="2520"/>
          </w:tcPr>
          <w:p>
            <w:r/>
            <w:r>
              <w:rPr>
                <w:b w:val="0"/>
                <w:sz w:val="18"/>
              </w:rPr>
              <w:t>Product and carton dependent</w:t>
            </w:r>
          </w:p>
        </w:tc>
      </w:tr>
      <w:tr>
        <w:tc>
          <w:tcPr>
            <w:tcW w:type="dxa" w:w="2520"/>
          </w:tcPr>
          <w:p>
            <w:r/>
            <w:r>
              <w:rPr>
                <w:b w:val="0"/>
                <w:sz w:val="18"/>
              </w:rPr>
              <w:t>Carton length</w:t>
            </w:r>
          </w:p>
        </w:tc>
        <w:tc>
          <w:tcPr>
            <w:tcW w:type="dxa" w:w="2520"/>
          </w:tcPr>
          <w:p>
            <w:r/>
            <w:r>
              <w:rPr>
                <w:b w:val="0"/>
                <w:sz w:val="18"/>
              </w:rPr>
              <w:t>80–240 mm</w:t>
            </w:r>
          </w:p>
        </w:tc>
        <w:tc>
          <w:tcPr>
            <w:tcW w:type="dxa" w:w="2520"/>
          </w:tcPr>
          <w:p>
            <w:r/>
            <w:r>
              <w:rPr>
                <w:b w:val="0"/>
                <w:sz w:val="18"/>
              </w:rPr>
              <w:t>60–300 mm extended range</w:t>
            </w:r>
          </w:p>
        </w:tc>
        <w:tc>
          <w:tcPr>
            <w:tcW w:type="dxa" w:w="2520"/>
          </w:tcPr>
          <w:p>
            <w:r/>
            <w:r>
              <w:rPr>
                <w:b w:val="0"/>
                <w:sz w:val="18"/>
              </w:rPr>
              <w:t>Inside dimension</w:t>
            </w:r>
          </w:p>
        </w:tc>
      </w:tr>
      <w:tr>
        <w:tc>
          <w:tcPr>
            <w:tcW w:type="dxa" w:w="2520"/>
          </w:tcPr>
          <w:p>
            <w:r/>
            <w:r>
              <w:rPr>
                <w:b w:val="0"/>
                <w:sz w:val="18"/>
              </w:rPr>
              <w:t>Carton width</w:t>
            </w:r>
          </w:p>
        </w:tc>
        <w:tc>
          <w:tcPr>
            <w:tcW w:type="dxa" w:w="2520"/>
          </w:tcPr>
          <w:p>
            <w:r/>
            <w:r>
              <w:rPr>
                <w:b w:val="0"/>
                <w:sz w:val="18"/>
              </w:rPr>
              <w:t>35–110 mm</w:t>
            </w:r>
          </w:p>
        </w:tc>
        <w:tc>
          <w:tcPr>
            <w:tcW w:type="dxa" w:w="2520"/>
          </w:tcPr>
          <w:p>
            <w:r/>
            <w:r>
              <w:rPr>
                <w:b w:val="0"/>
                <w:sz w:val="18"/>
              </w:rPr>
              <w:t>25–140 mm</w:t>
            </w:r>
          </w:p>
        </w:tc>
        <w:tc>
          <w:tcPr>
            <w:tcW w:type="dxa" w:w="2520"/>
          </w:tcPr>
          <w:p>
            <w:r/>
            <w:r>
              <w:rPr>
                <w:b w:val="0"/>
                <w:sz w:val="18"/>
              </w:rPr>
              <w:t>Inside dimension</w:t>
            </w:r>
          </w:p>
        </w:tc>
      </w:tr>
      <w:tr>
        <w:tc>
          <w:tcPr>
            <w:tcW w:type="dxa" w:w="2520"/>
          </w:tcPr>
          <w:p>
            <w:r/>
            <w:r>
              <w:rPr>
                <w:b w:val="0"/>
                <w:sz w:val="18"/>
              </w:rPr>
              <w:t>Carton height</w:t>
            </w:r>
          </w:p>
        </w:tc>
        <w:tc>
          <w:tcPr>
            <w:tcW w:type="dxa" w:w="2520"/>
          </w:tcPr>
          <w:p>
            <w:r/>
            <w:r>
              <w:rPr>
                <w:b w:val="0"/>
                <w:sz w:val="18"/>
              </w:rPr>
              <w:t>18–85 mm</w:t>
            </w:r>
          </w:p>
        </w:tc>
        <w:tc>
          <w:tcPr>
            <w:tcW w:type="dxa" w:w="2520"/>
          </w:tcPr>
          <w:p>
            <w:r/>
            <w:r>
              <w:rPr>
                <w:b w:val="0"/>
                <w:sz w:val="18"/>
              </w:rPr>
              <w:t>15–110 mm</w:t>
            </w:r>
          </w:p>
        </w:tc>
        <w:tc>
          <w:tcPr>
            <w:tcW w:type="dxa" w:w="2520"/>
          </w:tcPr>
          <w:p>
            <w:r/>
            <w:r>
              <w:rPr>
                <w:b w:val="0"/>
                <w:sz w:val="18"/>
              </w:rPr>
              <w:t>Inside dimension</w:t>
            </w:r>
          </w:p>
        </w:tc>
      </w:tr>
      <w:tr>
        <w:tc>
          <w:tcPr>
            <w:tcW w:type="dxa" w:w="2520"/>
          </w:tcPr>
          <w:p>
            <w:r/>
            <w:r>
              <w:rPr>
                <w:b w:val="0"/>
                <w:sz w:val="18"/>
              </w:rPr>
              <w:t>Installed electrical power</w:t>
            </w:r>
          </w:p>
        </w:tc>
        <w:tc>
          <w:tcPr>
            <w:tcW w:type="dxa" w:w="2520"/>
          </w:tcPr>
          <w:p>
            <w:r/>
            <w:r>
              <w:rPr>
                <w:b w:val="0"/>
                <w:sz w:val="18"/>
              </w:rPr>
              <w:t>12.5 kW</w:t>
            </w:r>
          </w:p>
        </w:tc>
        <w:tc>
          <w:tcPr>
            <w:tcW w:type="dxa" w:w="2520"/>
          </w:tcPr>
          <w:p>
            <w:r/>
            <w:r>
              <w:rPr>
                <w:b w:val="0"/>
                <w:sz w:val="18"/>
              </w:rPr>
              <w:t>18.0 kW with hot melt</w:t>
            </w:r>
          </w:p>
        </w:tc>
        <w:tc>
          <w:tcPr>
            <w:tcW w:type="dxa" w:w="2520"/>
          </w:tcPr>
          <w:p>
            <w:r/>
            <w:r>
              <w:rPr>
                <w:b w:val="0"/>
                <w:sz w:val="18"/>
              </w:rPr>
              <w:t>Actual demand typically 4–8 kW</w:t>
            </w:r>
          </w:p>
        </w:tc>
      </w:tr>
      <w:tr>
        <w:tc>
          <w:tcPr>
            <w:tcW w:type="dxa" w:w="2520"/>
          </w:tcPr>
          <w:p>
            <w:r/>
            <w:r>
              <w:rPr>
                <w:b w:val="0"/>
                <w:sz w:val="18"/>
              </w:rPr>
              <w:t>Sound pressure level</w:t>
            </w:r>
          </w:p>
        </w:tc>
        <w:tc>
          <w:tcPr>
            <w:tcW w:type="dxa" w:w="2520"/>
          </w:tcPr>
          <w:p>
            <w:r/>
            <w:r>
              <w:rPr>
                <w:b w:val="0"/>
                <w:sz w:val="18"/>
              </w:rPr>
              <w:t>76 dB(A)</w:t>
            </w:r>
          </w:p>
        </w:tc>
        <w:tc>
          <w:tcPr>
            <w:tcW w:type="dxa" w:w="2520"/>
          </w:tcPr>
          <w:p>
            <w:r/>
            <w:r>
              <w:rPr>
                <w:b w:val="0"/>
                <w:sz w:val="18"/>
              </w:rPr>
              <w:t>79 dB(A) with vacuum pump enclosure open</w:t>
            </w:r>
          </w:p>
        </w:tc>
        <w:tc>
          <w:tcPr>
            <w:tcW w:type="dxa" w:w="2520"/>
          </w:tcPr>
          <w:p>
            <w:r/>
            <w:r>
              <w:rPr>
                <w:b w:val="0"/>
                <w:sz w:val="18"/>
              </w:rPr>
              <w:t>Measured at operator position</w:t>
            </w:r>
          </w:p>
        </w:tc>
      </w:tr>
      <w:tr>
        <w:tc>
          <w:tcPr>
            <w:tcW w:type="dxa" w:w="2520"/>
          </w:tcPr>
          <w:p>
            <w:r/>
            <w:r>
              <w:rPr>
                <w:b w:val="0"/>
                <w:sz w:val="18"/>
              </w:rPr>
              <w:t>Machine mass</w:t>
            </w:r>
          </w:p>
        </w:tc>
        <w:tc>
          <w:tcPr>
            <w:tcW w:type="dxa" w:w="2520"/>
          </w:tcPr>
          <w:p>
            <w:r/>
            <w:r>
              <w:rPr>
                <w:b w:val="0"/>
                <w:sz w:val="18"/>
              </w:rPr>
              <w:t>Approximately 2 450 kg</w:t>
            </w:r>
          </w:p>
        </w:tc>
        <w:tc>
          <w:tcPr>
            <w:tcW w:type="dxa" w:w="2520"/>
          </w:tcPr>
          <w:p>
            <w:r/>
            <w:r>
              <w:rPr>
                <w:b w:val="0"/>
                <w:sz w:val="18"/>
              </w:rPr>
              <w:t>Up to 2 850 kg</w:t>
            </w:r>
          </w:p>
        </w:tc>
        <w:tc>
          <w:tcPr>
            <w:tcW w:type="dxa" w:w="2520"/>
          </w:tcPr>
          <w:p>
            <w:r/>
            <w:r>
              <w:rPr>
                <w:b w:val="0"/>
                <w:sz w:val="18"/>
              </w:rPr>
              <w:t>Without separate infeed modules</w:t>
            </w:r>
          </w:p>
        </w:tc>
      </w:tr>
      <w:tr>
        <w:tc>
          <w:tcPr>
            <w:tcW w:type="dxa" w:w="2520"/>
          </w:tcPr>
          <w:p>
            <w:r/>
            <w:r>
              <w:rPr>
                <w:b w:val="0"/>
                <w:sz w:val="18"/>
              </w:rPr>
              <w:t>Control voltage</w:t>
            </w:r>
          </w:p>
        </w:tc>
        <w:tc>
          <w:tcPr>
            <w:tcW w:type="dxa" w:w="2520"/>
          </w:tcPr>
          <w:p>
            <w:r/>
            <w:r>
              <w:rPr>
                <w:b w:val="0"/>
                <w:sz w:val="18"/>
              </w:rPr>
              <w:t>24 V DC</w:t>
            </w:r>
          </w:p>
        </w:tc>
        <w:tc>
          <w:tcPr>
            <w:tcW w:type="dxa" w:w="2520"/>
          </w:tcPr>
          <w:p>
            <w:r/>
            <w:r>
              <w:rPr>
                <w:b w:val="0"/>
                <w:sz w:val="18"/>
              </w:rPr>
              <w:t>—</w:t>
            </w:r>
          </w:p>
        </w:tc>
        <w:tc>
          <w:tcPr>
            <w:tcW w:type="dxa" w:w="2520"/>
          </w:tcPr>
          <w:p>
            <w:r/>
            <w:r>
              <w:rPr>
                <w:b w:val="0"/>
                <w:sz w:val="18"/>
              </w:rPr>
              <w:t>PELV power supply</w:t>
            </w:r>
          </w:p>
        </w:tc>
      </w:tr>
    </w:tbl>
    <w:p>
      <w:pPr>
        <w:pStyle w:val="Heading2"/>
      </w:pPr>
      <w:r>
        <w:t>7.1 Pneumatic schematic notes</w:t>
      </w:r>
    </w:p>
    <w:p>
      <w:r>
        <w:t>The main air preparation unit consists of manual shut-off valve V0, lockable exhaust valve, filter F0, regulator PR0, and pressure switch PS0. The vacuum generator uses a separate branch with silencer SL1. Tubes are identified by function and port number, for example “YV12-2 → CY12-A”. Do not swap cylinder ports to reverse motion; change direction only through the approved control configuration.</w:t>
      </w:r>
    </w:p>
    <w:p>
      <w:pPr>
        <w:pStyle w:val="Heading2"/>
      </w:pPr>
      <w:r>
        <w:t>7.2 Electrical reference designations</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Prefix</w:t>
            </w:r>
          </w:p>
        </w:tc>
        <w:tc>
          <w:tcPr>
            <w:tcW w:type="dxa" w:w="3360"/>
          </w:tcPr>
          <w:p>
            <w:r/>
            <w:r>
              <w:rPr>
                <w:b/>
                <w:sz w:val="18"/>
              </w:rPr>
              <w:t>Meaning</w:t>
            </w:r>
          </w:p>
        </w:tc>
        <w:tc>
          <w:tcPr>
            <w:tcW w:type="dxa" w:w="3360"/>
          </w:tcPr>
          <w:p>
            <w:r/>
            <w:r>
              <w:rPr>
                <w:b/>
                <w:sz w:val="18"/>
              </w:rPr>
              <w:t>Example</w:t>
            </w:r>
          </w:p>
        </w:tc>
      </w:tr>
      <w:tr>
        <w:tc>
          <w:tcPr>
            <w:tcW w:type="dxa" w:w="3360"/>
          </w:tcPr>
          <w:p>
            <w:r/>
            <w:r>
              <w:rPr>
                <w:b w:val="0"/>
                <w:sz w:val="18"/>
              </w:rPr>
              <w:t>B</w:t>
            </w:r>
          </w:p>
        </w:tc>
        <w:tc>
          <w:tcPr>
            <w:tcW w:type="dxa" w:w="3360"/>
          </w:tcPr>
          <w:p>
            <w:r/>
            <w:r>
              <w:rPr>
                <w:b w:val="0"/>
                <w:sz w:val="18"/>
              </w:rPr>
              <w:t>Sensor</w:t>
            </w:r>
          </w:p>
        </w:tc>
        <w:tc>
          <w:tcPr>
            <w:tcW w:type="dxa" w:w="3360"/>
          </w:tcPr>
          <w:p>
            <w:r/>
            <w:r>
              <w:rPr>
                <w:b w:val="0"/>
                <w:sz w:val="18"/>
              </w:rPr>
              <w:t>B2 product-present photoelectric sensor</w:t>
            </w:r>
          </w:p>
        </w:tc>
      </w:tr>
      <w:tr>
        <w:tc>
          <w:tcPr>
            <w:tcW w:type="dxa" w:w="3360"/>
          </w:tcPr>
          <w:p>
            <w:r/>
            <w:r>
              <w:rPr>
                <w:b w:val="0"/>
                <w:sz w:val="18"/>
              </w:rPr>
              <w:t>K</w:t>
            </w:r>
          </w:p>
        </w:tc>
        <w:tc>
          <w:tcPr>
            <w:tcW w:type="dxa" w:w="3360"/>
          </w:tcPr>
          <w:p>
            <w:r/>
            <w:r>
              <w:rPr>
                <w:b w:val="0"/>
                <w:sz w:val="18"/>
              </w:rPr>
              <w:t>Relay or contactor</w:t>
            </w:r>
          </w:p>
        </w:tc>
        <w:tc>
          <w:tcPr>
            <w:tcW w:type="dxa" w:w="3360"/>
          </w:tcPr>
          <w:p>
            <w:r/>
            <w:r>
              <w:rPr>
                <w:b w:val="0"/>
                <w:sz w:val="18"/>
              </w:rPr>
              <w:t>K1 main control contactor</w:t>
            </w:r>
          </w:p>
        </w:tc>
      </w:tr>
      <w:tr>
        <w:tc>
          <w:tcPr>
            <w:tcW w:type="dxa" w:w="3360"/>
          </w:tcPr>
          <w:p>
            <w:r/>
            <w:r>
              <w:rPr>
                <w:b w:val="0"/>
                <w:sz w:val="18"/>
              </w:rPr>
              <w:t>M</w:t>
            </w:r>
          </w:p>
        </w:tc>
        <w:tc>
          <w:tcPr>
            <w:tcW w:type="dxa" w:w="3360"/>
          </w:tcPr>
          <w:p>
            <w:r/>
            <w:r>
              <w:rPr>
                <w:b w:val="0"/>
                <w:sz w:val="18"/>
              </w:rPr>
              <w:t>Motor</w:t>
            </w:r>
          </w:p>
        </w:tc>
        <w:tc>
          <w:tcPr>
            <w:tcW w:type="dxa" w:w="3360"/>
          </w:tcPr>
          <w:p>
            <w:r/>
            <w:r>
              <w:rPr>
                <w:b w:val="0"/>
                <w:sz w:val="18"/>
              </w:rPr>
              <w:t>M4 vacuum pump motor</w:t>
            </w:r>
          </w:p>
        </w:tc>
      </w:tr>
      <w:tr>
        <w:tc>
          <w:tcPr>
            <w:tcW w:type="dxa" w:w="3360"/>
          </w:tcPr>
          <w:p>
            <w:r/>
            <w:r>
              <w:rPr>
                <w:b w:val="0"/>
                <w:sz w:val="18"/>
              </w:rPr>
              <w:t>Q</w:t>
            </w:r>
          </w:p>
        </w:tc>
        <w:tc>
          <w:tcPr>
            <w:tcW w:type="dxa" w:w="3360"/>
          </w:tcPr>
          <w:p>
            <w:r/>
            <w:r>
              <w:rPr>
                <w:b w:val="0"/>
                <w:sz w:val="18"/>
              </w:rPr>
              <w:t>Switch or circuit breaker</w:t>
            </w:r>
          </w:p>
        </w:tc>
        <w:tc>
          <w:tcPr>
            <w:tcW w:type="dxa" w:w="3360"/>
          </w:tcPr>
          <w:p>
            <w:r/>
            <w:r>
              <w:rPr>
                <w:b w:val="0"/>
                <w:sz w:val="18"/>
              </w:rPr>
              <w:t>Q0 main isolator</w:t>
            </w:r>
          </w:p>
        </w:tc>
      </w:tr>
      <w:tr>
        <w:tc>
          <w:tcPr>
            <w:tcW w:type="dxa" w:w="3360"/>
          </w:tcPr>
          <w:p>
            <w:r/>
            <w:r>
              <w:rPr>
                <w:b w:val="0"/>
                <w:sz w:val="18"/>
              </w:rPr>
              <w:t>S</w:t>
            </w:r>
          </w:p>
        </w:tc>
        <w:tc>
          <w:tcPr>
            <w:tcW w:type="dxa" w:w="3360"/>
          </w:tcPr>
          <w:p>
            <w:r/>
            <w:r>
              <w:rPr>
                <w:b w:val="0"/>
                <w:sz w:val="18"/>
              </w:rPr>
              <w:t>Operator control or safety device</w:t>
            </w:r>
          </w:p>
        </w:tc>
        <w:tc>
          <w:tcPr>
            <w:tcW w:type="dxa" w:w="3360"/>
          </w:tcPr>
          <w:p>
            <w:r/>
            <w:r>
              <w:rPr>
                <w:b w:val="0"/>
                <w:sz w:val="18"/>
              </w:rPr>
              <w:t>S0 emergency-stop pushbutton</w:t>
            </w:r>
          </w:p>
        </w:tc>
      </w:tr>
      <w:tr>
        <w:tc>
          <w:tcPr>
            <w:tcW w:type="dxa" w:w="3360"/>
          </w:tcPr>
          <w:p>
            <w:r/>
            <w:r>
              <w:rPr>
                <w:b w:val="0"/>
                <w:sz w:val="18"/>
              </w:rPr>
              <w:t>X</w:t>
            </w:r>
          </w:p>
        </w:tc>
        <w:tc>
          <w:tcPr>
            <w:tcW w:type="dxa" w:w="3360"/>
          </w:tcPr>
          <w:p>
            <w:r/>
            <w:r>
              <w:rPr>
                <w:b w:val="0"/>
                <w:sz w:val="18"/>
              </w:rPr>
              <w:t>Terminal or connector</w:t>
            </w:r>
          </w:p>
        </w:tc>
        <w:tc>
          <w:tcPr>
            <w:tcW w:type="dxa" w:w="3360"/>
          </w:tcPr>
          <w:p>
            <w:r/>
            <w:r>
              <w:rPr>
                <w:b w:val="0"/>
                <w:sz w:val="18"/>
              </w:rPr>
              <w:t>X14 downstream interface connector</w:t>
            </w:r>
          </w:p>
        </w:tc>
      </w:tr>
      <w:tr>
        <w:tc>
          <w:tcPr>
            <w:tcW w:type="dxa" w:w="3360"/>
          </w:tcPr>
          <w:p>
            <w:r/>
            <w:r>
              <w:rPr>
                <w:b w:val="0"/>
                <w:sz w:val="18"/>
              </w:rPr>
              <w:t>YV</w:t>
            </w:r>
          </w:p>
        </w:tc>
        <w:tc>
          <w:tcPr>
            <w:tcW w:type="dxa" w:w="3360"/>
          </w:tcPr>
          <w:p>
            <w:r/>
            <w:r>
              <w:rPr>
                <w:b w:val="0"/>
                <w:sz w:val="18"/>
              </w:rPr>
              <w:t>Solenoid valve</w:t>
            </w:r>
          </w:p>
        </w:tc>
        <w:tc>
          <w:tcPr>
            <w:tcW w:type="dxa" w:w="3360"/>
          </w:tcPr>
          <w:p>
            <w:r/>
            <w:r>
              <w:rPr>
                <w:b w:val="0"/>
                <w:sz w:val="18"/>
              </w:rPr>
              <w:t>YV12 reject-cylinder valve</w:t>
            </w:r>
          </w:p>
        </w:tc>
      </w:tr>
    </w:tbl>
    <w:p>
      <w:pPr>
        <w:pStyle w:val="Heading1"/>
      </w:pPr>
      <w:r>
        <w:t>8 Spare parts and service information</w:t>
      </w:r>
    </w:p>
    <w:p>
      <w:r>
        <w:t>Use original spare parts or parts approved in writing by Northstar Packaging Systems. When ordering, provide the machine model, serial number, assembly drawing number, item number, description, and required quantity. Safety-related components must have the same manufacturer, type, contact arrangement, and performance level as the original component unless an approved engineering change is supplied.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Part number</w:t>
            </w:r>
          </w:p>
        </w:tc>
        <w:tc>
          <w:tcPr>
            <w:tcW w:type="dxa" w:w="2016"/>
            <w:shd w:fill="D9EAF7"/>
          </w:tcPr>
          <w:p>
            <w:r/>
            <w:r>
              <w:rPr>
                <w:b/>
                <w:sz w:val="18"/>
              </w:rPr>
              <w:t>Description</w:t>
            </w:r>
          </w:p>
        </w:tc>
        <w:tc>
          <w:tcPr>
            <w:tcW w:type="dxa" w:w="2016"/>
            <w:shd w:fill="D9EAF7"/>
          </w:tcPr>
          <w:p>
            <w:r/>
            <w:r>
              <w:rPr>
                <w:b/>
                <w:sz w:val="18"/>
              </w:rPr>
              <w:t>Recommended stock</w:t>
            </w:r>
          </w:p>
        </w:tc>
        <w:tc>
          <w:tcPr>
            <w:tcW w:type="dxa" w:w="2016"/>
            <w:shd w:fill="D9EAF7"/>
          </w:tcPr>
          <w:p>
            <w:r/>
            <w:r>
              <w:rPr>
                <w:b/>
                <w:sz w:val="18"/>
              </w:rPr>
              <w:t>Criticality</w:t>
            </w:r>
          </w:p>
        </w:tc>
        <w:tc>
          <w:tcPr>
            <w:tcW w:type="dxa" w:w="2016"/>
            <w:shd w:fill="D9EAF7"/>
          </w:tcPr>
          <w:p>
            <w:r/>
            <w:r>
              <w:rPr>
                <w:b/>
                <w:sz w:val="18"/>
              </w:rPr>
              <w:t>Storage note</w:t>
            </w:r>
          </w:p>
        </w:tc>
      </w:tr>
      <w:tr>
        <w:tc>
          <w:tcPr>
            <w:tcW w:type="dxa" w:w="2016"/>
          </w:tcPr>
          <w:p>
            <w:r/>
            <w:r>
              <w:rPr>
                <w:b w:val="0"/>
                <w:sz w:val="18"/>
              </w:rPr>
              <w:t>NS-VC-32-SI</w:t>
            </w:r>
          </w:p>
        </w:tc>
        <w:tc>
          <w:tcPr>
            <w:tcW w:type="dxa" w:w="2016"/>
          </w:tcPr>
          <w:p>
            <w:r/>
            <w:r>
              <w:rPr>
                <w:b w:val="0"/>
                <w:sz w:val="18"/>
              </w:rPr>
              <w:t>Silicone vacuum cup, Ø32 mm</w:t>
            </w:r>
          </w:p>
        </w:tc>
        <w:tc>
          <w:tcPr>
            <w:tcW w:type="dxa" w:w="2016"/>
          </w:tcPr>
          <w:p>
            <w:r/>
            <w:r>
              <w:rPr>
                <w:b w:val="0"/>
                <w:sz w:val="18"/>
              </w:rPr>
              <w:t>12</w:t>
            </w:r>
          </w:p>
        </w:tc>
        <w:tc>
          <w:tcPr>
            <w:tcW w:type="dxa" w:w="2016"/>
          </w:tcPr>
          <w:p>
            <w:r/>
            <w:r>
              <w:rPr>
                <w:b w:val="0"/>
                <w:sz w:val="18"/>
              </w:rPr>
              <w:t>Production</w:t>
            </w:r>
          </w:p>
        </w:tc>
        <w:tc>
          <w:tcPr>
            <w:tcW w:type="dxa" w:w="2016"/>
          </w:tcPr>
          <w:p>
            <w:r/>
            <w:r>
              <w:rPr>
                <w:b w:val="0"/>
                <w:sz w:val="18"/>
              </w:rPr>
              <w:t>Store flat, away from UV light.</w:t>
            </w:r>
          </w:p>
        </w:tc>
      </w:tr>
      <w:tr>
        <w:tc>
          <w:tcPr>
            <w:tcW w:type="dxa" w:w="2016"/>
          </w:tcPr>
          <w:p>
            <w:r/>
            <w:r>
              <w:rPr>
                <w:b w:val="0"/>
                <w:sz w:val="18"/>
              </w:rPr>
              <w:t>NS-BELT-AT5-825</w:t>
            </w:r>
          </w:p>
        </w:tc>
        <w:tc>
          <w:tcPr>
            <w:tcW w:type="dxa" w:w="2016"/>
          </w:tcPr>
          <w:p>
            <w:r/>
            <w:r>
              <w:rPr>
                <w:b w:val="0"/>
                <w:sz w:val="18"/>
              </w:rPr>
              <w:t>Timing belt, AT5, 825 mm</w:t>
            </w:r>
          </w:p>
        </w:tc>
        <w:tc>
          <w:tcPr>
            <w:tcW w:type="dxa" w:w="2016"/>
          </w:tcPr>
          <w:p>
            <w:r/>
            <w:r>
              <w:rPr>
                <w:b w:val="0"/>
                <w:sz w:val="18"/>
              </w:rPr>
              <w:t>2</w:t>
            </w:r>
          </w:p>
        </w:tc>
        <w:tc>
          <w:tcPr>
            <w:tcW w:type="dxa" w:w="2016"/>
          </w:tcPr>
          <w:p>
            <w:r/>
            <w:r>
              <w:rPr>
                <w:b w:val="0"/>
                <w:sz w:val="18"/>
              </w:rPr>
              <w:t>Production</w:t>
            </w:r>
          </w:p>
        </w:tc>
        <w:tc>
          <w:tcPr>
            <w:tcW w:type="dxa" w:w="2016"/>
          </w:tcPr>
          <w:p>
            <w:r/>
            <w:r>
              <w:rPr>
                <w:b w:val="0"/>
                <w:sz w:val="18"/>
              </w:rPr>
              <w:t>Do not bend below 80 mm radius.</w:t>
            </w:r>
          </w:p>
        </w:tc>
      </w:tr>
      <w:tr>
        <w:tc>
          <w:tcPr>
            <w:tcW w:type="dxa" w:w="2016"/>
          </w:tcPr>
          <w:p>
            <w:r/>
            <w:r>
              <w:rPr>
                <w:b w:val="0"/>
                <w:sz w:val="18"/>
              </w:rPr>
              <w:t>NS-SEN-PH-M18</w:t>
            </w:r>
          </w:p>
        </w:tc>
        <w:tc>
          <w:tcPr>
            <w:tcW w:type="dxa" w:w="2016"/>
          </w:tcPr>
          <w:p>
            <w:r/>
            <w:r>
              <w:rPr>
                <w:b w:val="0"/>
                <w:sz w:val="18"/>
              </w:rPr>
              <w:t>Photoelectric sensor, M18, PNP</w:t>
            </w:r>
          </w:p>
        </w:tc>
        <w:tc>
          <w:tcPr>
            <w:tcW w:type="dxa" w:w="2016"/>
          </w:tcPr>
          <w:p>
            <w:r/>
            <w:r>
              <w:rPr>
                <w:b w:val="0"/>
                <w:sz w:val="18"/>
              </w:rPr>
              <w:t>2</w:t>
            </w:r>
          </w:p>
        </w:tc>
        <w:tc>
          <w:tcPr>
            <w:tcW w:type="dxa" w:w="2016"/>
          </w:tcPr>
          <w:p>
            <w:r/>
            <w:r>
              <w:rPr>
                <w:b w:val="0"/>
                <w:sz w:val="18"/>
              </w:rPr>
              <w:t>Production</w:t>
            </w:r>
          </w:p>
        </w:tc>
        <w:tc>
          <w:tcPr>
            <w:tcW w:type="dxa" w:w="2016"/>
          </w:tcPr>
          <w:p>
            <w:r/>
            <w:r>
              <w:rPr>
                <w:b w:val="0"/>
                <w:sz w:val="18"/>
              </w:rPr>
              <w:t>Keep connector cap installed.</w:t>
            </w:r>
          </w:p>
        </w:tc>
      </w:tr>
      <w:tr>
        <w:tc>
          <w:tcPr>
            <w:tcW w:type="dxa" w:w="2016"/>
          </w:tcPr>
          <w:p>
            <w:r/>
            <w:r>
              <w:rPr>
                <w:b w:val="0"/>
                <w:sz w:val="18"/>
              </w:rPr>
              <w:t>NS-SAFE-RFID-01</w:t>
            </w:r>
          </w:p>
        </w:tc>
        <w:tc>
          <w:tcPr>
            <w:tcW w:type="dxa" w:w="2016"/>
          </w:tcPr>
          <w:p>
            <w:r/>
            <w:r>
              <w:rPr>
                <w:b w:val="0"/>
                <w:sz w:val="18"/>
              </w:rPr>
              <w:t>Coded RFID guard switch</w:t>
            </w:r>
          </w:p>
        </w:tc>
        <w:tc>
          <w:tcPr>
            <w:tcW w:type="dxa" w:w="2016"/>
          </w:tcPr>
          <w:p>
            <w:r/>
            <w:r>
              <w:rPr>
                <w:b w:val="0"/>
                <w:sz w:val="18"/>
              </w:rPr>
              <w:t>1</w:t>
            </w:r>
          </w:p>
        </w:tc>
        <w:tc>
          <w:tcPr>
            <w:tcW w:type="dxa" w:w="2016"/>
          </w:tcPr>
          <w:p>
            <w:r/>
            <w:r>
              <w:rPr>
                <w:b w:val="0"/>
                <w:sz w:val="18"/>
              </w:rPr>
              <w:t>Safety</w:t>
            </w:r>
          </w:p>
        </w:tc>
        <w:tc>
          <w:tcPr>
            <w:tcW w:type="dxa" w:w="2016"/>
          </w:tcPr>
          <w:p>
            <w:r/>
            <w:r>
              <w:rPr>
                <w:b w:val="0"/>
                <w:sz w:val="18"/>
              </w:rPr>
              <w:t>Replacement requires validation test.</w:t>
            </w:r>
          </w:p>
        </w:tc>
      </w:tr>
      <w:tr>
        <w:tc>
          <w:tcPr>
            <w:tcW w:type="dxa" w:w="2016"/>
          </w:tcPr>
          <w:p>
            <w:r/>
            <w:r>
              <w:rPr>
                <w:b w:val="0"/>
                <w:sz w:val="18"/>
              </w:rPr>
              <w:t>NS-FILT-40UM</w:t>
            </w:r>
          </w:p>
        </w:tc>
        <w:tc>
          <w:tcPr>
            <w:tcW w:type="dxa" w:w="2016"/>
          </w:tcPr>
          <w:p>
            <w:r/>
            <w:r>
              <w:rPr>
                <w:b w:val="0"/>
                <w:sz w:val="18"/>
              </w:rPr>
              <w:t>Pneumatic filter element, 40 µm</w:t>
            </w:r>
          </w:p>
        </w:tc>
        <w:tc>
          <w:tcPr>
            <w:tcW w:type="dxa" w:w="2016"/>
          </w:tcPr>
          <w:p>
            <w:r/>
            <w:r>
              <w:rPr>
                <w:b w:val="0"/>
                <w:sz w:val="18"/>
              </w:rPr>
              <w:t>4</w:t>
            </w:r>
          </w:p>
        </w:tc>
        <w:tc>
          <w:tcPr>
            <w:tcW w:type="dxa" w:w="2016"/>
          </w:tcPr>
          <w:p>
            <w:r/>
            <w:r>
              <w:rPr>
                <w:b w:val="0"/>
                <w:sz w:val="18"/>
              </w:rPr>
              <w:t>Maintenance</w:t>
            </w:r>
          </w:p>
        </w:tc>
        <w:tc>
          <w:tcPr>
            <w:tcW w:type="dxa" w:w="2016"/>
          </w:tcPr>
          <w:p>
            <w:r/>
            <w:r>
              <w:rPr>
                <w:b w:val="0"/>
                <w:sz w:val="18"/>
              </w:rPr>
              <w:t>Keep sealed and dry.</w:t>
            </w:r>
          </w:p>
        </w:tc>
      </w:tr>
    </w:tbl>
    <w:p>
      <w:pPr>
        <w:pStyle w:val="Heading1"/>
      </w:pPr>
      <w:r>
        <w:t>9 Translation and terminology notes</w:t>
      </w:r>
    </w:p>
    <w:p>
      <w:r>
        <w:t>The following terms are intentionally used consistently throughout the manual: “guard” means a physical protective barrier; “interlock” means the device and control function that detects guard position; “carton blank” means a flat, pre-glued carton before erection; “change part” means removable tooling dedicated to a product or carton format; and “home position” means the defined machine-coordinate reference of a servo axis.</w:t>
      </w:r>
    </w:p>
    <w:p>
      <w:r>
        <w:rPr>
          <w:i/>
        </w:rPr>
        <w:t xml:space="preserve">Do not translate equipment tags or identifiers such as </w:t>
      </w:r>
      <w:r>
        <w:rPr>
          <w:b/>
        </w:rPr>
        <w:t>Q0, B2, YV12, X14, A205, GA-AXP420-001</w:t>
      </w:r>
      <w:r>
        <w:t>. Preserve decimal values, units, warning severity, and the distinction between shall, must, should, and may.</w:t>
      </w:r>
    </w:p>
    <w:p>
      <w:r>
        <w:t xml:space="preserve">The nominal tightening torque for the M8 stainless-steel guard fasteners is </w:t>
      </w:r>
      <w:r>
        <w:rPr>
          <w:b/>
          <w:u w:val="single"/>
        </w:rPr>
        <w:t>24 N·m</w:t>
      </w:r>
      <w:r>
        <w:t xml:space="preserve"> (dry thread). For lubricated threads, use </w:t>
      </w:r>
      <w:r>
        <w:rPr>
          <w:i/>
          <w:color w:val="C00000"/>
        </w:rPr>
        <w:t>18 N·m</w:t>
      </w:r>
      <w:r>
        <w:t xml:space="preserve">. </w:t>
      </w:r>
      <w:r>
        <w:rPr>
          <w:vanish/>
        </w:rPr>
        <w:t>INTERNAL NOTE: verify against engineering change ECN-1042.</w:t>
      </w:r>
    </w:p>
    <w:p>
      <w:commentRangeStart w:id="0"/>
      <w:r>
        <w:t>COMMENT_TARGET: Verify that the customer-specific carton drawing and the machine recipe use the same dimensional reference convention before site acceptance testing.</w:t>
      </w:r>
      <w:commentRangeEnd w:id="0"/>
      <w:r>
        <w:commentReference w:id="0"/>
      </w:r>
    </w:p>
    <w:p>
      <w:r>
        <w:t>The obsolete instruction </w:t>
      </w:r>
      <w:del w:id="1" w:author="Engineering Review" w:date="2026-07-30T19:13:01Z">
        <w:r>
          <w:delText>TRACK_OLD</w:delText>
        </w:r>
      </w:del>
      <w:ins w:id="2" w:author="Engineering Review" w:date="2026-07-30T19:13:01Z">
        <w:r>
          <w:t>minimum pneumatic pressure is 5.5 bar</w:t>
        </w:r>
      </w:ins>
      <w:r>
        <w:t> requires engineering review before release.</w:t>
      </w:r>
    </w:p>
    <w:p>
      <w:pPr>
        <w:pStyle w:val="Heading1"/>
      </w:pPr>
      <w:r>
        <w:t>10 Declaration and document status</w:t>
      </w:r>
    </w:p>
    <w:p>
      <w:r>
        <w:t>This manual forms part of the machine technical documentation. It does not replace the machine-specific electrical schematic, pneumatic schematic, risk assessment, or declaration supplied with the equipment. In case of conflict, the serial-number-specific engineering documents take precedence over generic examples in this manual.</w:t>
      </w:r>
    </w:p>
    <w:p>
      <w:r>
        <w:rPr>
          <w:b/>
        </w:rPr>
        <w:t xml:space="preserve">Generated sample company and machine: </w:t>
      </w:r>
      <w:r>
        <w:t>Northstar Packaging Systems S.r.l., Via Industriale 42, 25100 Brescia, Italy. All names, addresses, serial numbers, and technical values in this stress-test document are fictional.</w:t>
      </w:r>
    </w:p>
    <w:sectPr w:rsidR="00FC693F" w:rsidRPr="0006063C" w:rsidSect="00034616">
      <w:pgSz w:w="12240" w:h="15840"/>
      <w:pgMar w:top="936" w:right="1080" w:bottom="936" w:left="1080" w:header="720" w:footer="720" w:gutter="0"/>
      <w:cols w:space="720"/>
      <w:docGrid w:linePitch="360"/>
    </w:sectPr>
  </w:body>
</w:document>
</file>

<file path=word/comments.xml><?xml version="1.0" encoding="utf-8"?>
<w:comments xmlns:w="http://schemas.openxmlformats.org/wordprocessingml/2006/main">
  <w:comment w:id="0" w:author="Technical Publications" w:date="2026-07-30T19:13:00Z">
    <w:p>
      <w:r>
        <w:t>Translator note: preserve the distinction between carton drawing dimensions and machine recipe references. Do not translate the drawing identifier.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 NS-AXP420-OM-EN  |  Revision C  |  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12</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PACKAGING SYSTEMS  |  AXP-420 Alarm and Troubleshooting Guide</w:t>
    </w:r>
  </w:p>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TRANSLATION TEST"/>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Box">
    <w:name w:val="Warning Box"/>
    <w:rPr>
      <w:rFonts w:ascii="Arial" w:hAnsi="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xample.com/service/axp420" TargetMode="Externa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AXP-420 Automatic Cartoning Line — Operation and Maintenance Manual</dc:title>
  <dc:subject>Realistic DOCX translation stress-test document</dc:subject>
  <dc:creator>Northstar Packaging Systems Technical Publications</dc:creator>
  <cp:keywords>industrial machine, cartoning line, operation, maintenance, translation test</cp:keywords>
  <dc:description>generated by python-docx</dc:description>
  <cp:lastModifiedBy/>
  <cp:revision>1</cp:revision>
  <dcterms:created xsi:type="dcterms:W3CDTF">2013-12-23T23:15:00Z</dcterms:created>
  <dcterms:modified xsi:type="dcterms:W3CDTF">2013-12-23T23:15:00Z</dcterms:modified>
  <cp:category/>
</cp:coreProperties>
</file>